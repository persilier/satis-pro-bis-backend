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val="fr-BJ" w:eastAsia="en-US"/>
        </w:rPr>
        <w:id w:val="69630628"/>
        <w:docPartObj>
          <w:docPartGallery w:val="Cover Pages"/>
          <w:docPartUnique/>
        </w:docPartObj>
      </w:sdtPr>
      <w:sdtEndPr>
        <w:rPr>
          <w:color w:val="auto"/>
          <w:lang w:val="fr-FR"/>
        </w:rPr>
      </w:sdtEndPr>
      <w:sdtContent>
        <w:p w14:paraId="1592773E" w14:textId="081FF745" w:rsidR="002C421A" w:rsidRPr="00AD5FDC" w:rsidRDefault="002C421A">
          <w:pPr>
            <w:pStyle w:val="Sansinterligne"/>
            <w:spacing w:before="1540" w:after="240"/>
            <w:jc w:val="center"/>
            <w:rPr>
              <w:color w:val="538135" w:themeColor="accent6" w:themeShade="BF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color w:val="538135" w:themeColor="accent6" w:themeShade="BF"/>
              <w:sz w:val="72"/>
              <w:szCs w:val="72"/>
              <w:lang w:val="fr-FR"/>
            </w:rPr>
            <w:alias w:val="Titre"/>
            <w:tag w:val=""/>
            <w:id w:val="1735040861"/>
            <w:placeholder>
              <w:docPart w:val="E2AB30B91F3BF64289E69CE810F2B06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EF54A3C" w14:textId="4FD23647" w:rsidR="002C421A" w:rsidRPr="002C421A" w:rsidRDefault="00C34024" w:rsidP="002C421A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fr-FR"/>
                </w:rPr>
              </w:pPr>
              <w:r>
                <w:rPr>
                  <w:rFonts w:ascii="Times New Roman" w:eastAsiaTheme="majorEastAsia" w:hAnsi="Times New Roman" w:cs="Times New Roman"/>
                  <w:b/>
                  <w:bCs/>
                  <w:caps/>
                  <w:color w:val="538135" w:themeColor="accent6" w:themeShade="BF"/>
                  <w:sz w:val="72"/>
                  <w:szCs w:val="72"/>
                  <w:lang w:val="fr-FR"/>
                </w:rPr>
                <w:t>MANUEL</w:t>
              </w:r>
              <w:r>
                <w:rPr>
                  <w:rFonts w:ascii="Times New Roman" w:eastAsiaTheme="majorEastAsia" w:hAnsi="Times New Roman" w:cs="Times New Roman"/>
                  <w:b/>
                  <w:bCs/>
                  <w:caps/>
                  <w:color w:val="538135" w:themeColor="accent6" w:themeShade="BF"/>
                  <w:sz w:val="72"/>
                  <w:szCs w:val="72"/>
                  <w:lang w:val="fr-FR"/>
                </w:rPr>
                <w:tab/>
                <w:t xml:space="preserve">D’UTILISATION </w:t>
              </w:r>
              <w:r w:rsidR="000904DE">
                <w:rPr>
                  <w:rFonts w:ascii="Times New Roman" w:eastAsiaTheme="majorEastAsia" w:hAnsi="Times New Roman" w:cs="Times New Roman"/>
                  <w:b/>
                  <w:bCs/>
                  <w:caps/>
                  <w:color w:val="538135" w:themeColor="accent6" w:themeShade="BF"/>
                  <w:sz w:val="72"/>
                  <w:szCs w:val="72"/>
                  <w:lang w:val="fr-FR"/>
                </w:rPr>
                <w:t>D</w:t>
              </w:r>
              <w:r w:rsidR="00B535D2">
                <w:rPr>
                  <w:rFonts w:ascii="Times New Roman" w:eastAsiaTheme="majorEastAsia" w:hAnsi="Times New Roman" w:cs="Times New Roman"/>
                  <w:b/>
                  <w:bCs/>
                  <w:caps/>
                  <w:color w:val="538135" w:themeColor="accent6" w:themeShade="BF"/>
                  <w:sz w:val="72"/>
                  <w:szCs w:val="72"/>
                  <w:lang w:val="fr-FR"/>
                </w:rPr>
                <w:t>U PORTAIL WEB DE</w:t>
              </w:r>
              <w:r w:rsidR="000904DE">
                <w:rPr>
                  <w:rFonts w:ascii="Times New Roman" w:eastAsiaTheme="majorEastAsia" w:hAnsi="Times New Roman" w:cs="Times New Roman"/>
                  <w:b/>
                  <w:bCs/>
                  <w:caps/>
                  <w:color w:val="538135" w:themeColor="accent6" w:themeShade="BF"/>
                  <w:sz w:val="72"/>
                  <w:szCs w:val="72"/>
                  <w:lang w:val="fr-FR"/>
                </w:rPr>
                <w:t xml:space="preserve"> ANIP</w:t>
              </w:r>
            </w:p>
          </w:sdtContent>
        </w:sdt>
        <w:p w14:paraId="5155869D" w14:textId="07247253" w:rsidR="002C421A" w:rsidRPr="00AD5FDC" w:rsidRDefault="002C421A" w:rsidP="002C421A">
          <w:pPr>
            <w:pStyle w:val="Sansinterligne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fr-FR"/>
            </w:rPr>
          </w:pPr>
          <w:r w:rsidRPr="00AD5FDC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fr-FR"/>
            </w:rPr>
            <w:t>MSDU – ANIP</w:t>
          </w:r>
        </w:p>
        <w:p w14:paraId="4BA6340C" w14:textId="51B5AC16" w:rsidR="002C421A" w:rsidRPr="00AD5FDC" w:rsidRDefault="002C421A" w:rsidP="002C421A">
          <w:pPr>
            <w:pStyle w:val="Sansinterligne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fr-FR"/>
            </w:rPr>
          </w:pPr>
          <w:r w:rsidRPr="00AD5FD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fr-FR"/>
            </w:rPr>
            <w:t>Version 1.0.0</w:t>
          </w:r>
        </w:p>
        <w:p w14:paraId="59B670BA" w14:textId="373DD7E4" w:rsidR="002C421A" w:rsidRPr="00EE2889" w:rsidRDefault="002C421A">
          <w:pPr>
            <w:pStyle w:val="Sansinterligne"/>
            <w:spacing w:before="480"/>
            <w:jc w:val="center"/>
            <w:rPr>
              <w:color w:val="4472C4" w:themeColor="accent1"/>
              <w:lang w:val="fr-FR"/>
            </w:rPr>
          </w:pPr>
        </w:p>
        <w:p w14:paraId="427898CE" w14:textId="5A900E22" w:rsidR="002C421A" w:rsidRDefault="00AD5FDC">
          <w:pPr>
            <w:rPr>
              <w:lang w:val="fr-FR"/>
            </w:rPr>
          </w:pPr>
          <w:r>
            <w:rPr>
              <w:noProof/>
              <w:color w:val="4472C4" w:themeColor="accent1"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1DD67D" wp14:editId="6E591D58">
                    <wp:simplePos x="0" y="0"/>
                    <wp:positionH relativeFrom="margin">
                      <wp:posOffset>-46722</wp:posOffset>
                    </wp:positionH>
                    <wp:positionV relativeFrom="page">
                      <wp:posOffset>9802287</wp:posOffset>
                    </wp:positionV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01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7291B11" w14:textId="30D46068" w:rsidR="002C421A" w:rsidRPr="00AD5FDC" w:rsidRDefault="006C5BCA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fr-FR"/>
                                      </w:rPr>
                                      <w:t>01 septembre 2022</w:t>
                                    </w:r>
                                  </w:p>
                                </w:sdtContent>
                              </w:sdt>
                              <w:p w14:paraId="1F001E50" w14:textId="6EF4BC92" w:rsidR="002C421A" w:rsidRPr="00AD5FDC" w:rsidRDefault="002C421A" w:rsidP="00184622">
                                <w:pPr>
                                  <w:pStyle w:val="Sansinterligne"/>
                                  <w:rPr>
                                    <w:color w:val="000000" w:themeColor="text1"/>
                                    <w:lang w:val="fr-FR"/>
                                  </w:rPr>
                                </w:pPr>
                              </w:p>
                              <w:p w14:paraId="6297B34F" w14:textId="3B75E4D3" w:rsidR="002C421A" w:rsidRPr="00AD5FDC" w:rsidRDefault="00000000">
                                <w:pPr>
                                  <w:pStyle w:val="Sansinterligne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dresse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C421A" w:rsidRPr="00AD5FDC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1DD67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margin-left:-3.7pt;margin-top:771.8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01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7291B11" w14:textId="30D46068" w:rsidR="002C421A" w:rsidRPr="00AD5FDC" w:rsidRDefault="006C5BCA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fr-FR"/>
                                </w:rPr>
                                <w:t>01 septembre 2022</w:t>
                              </w:r>
                            </w:p>
                          </w:sdtContent>
                        </w:sdt>
                        <w:p w14:paraId="1F001E50" w14:textId="6EF4BC92" w:rsidR="002C421A" w:rsidRPr="00AD5FDC" w:rsidRDefault="002C421A" w:rsidP="00184622">
                          <w:pPr>
                            <w:pStyle w:val="Sansinterligne"/>
                            <w:rPr>
                              <w:color w:val="000000" w:themeColor="text1"/>
                              <w:lang w:val="fr-FR"/>
                            </w:rPr>
                          </w:pPr>
                        </w:p>
                        <w:p w14:paraId="6297B34F" w14:textId="3B75E4D3" w:rsidR="002C421A" w:rsidRPr="00AD5FDC" w:rsidRDefault="0009357C">
                          <w:pPr>
                            <w:pStyle w:val="Sansinterligne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Adresse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C421A" w:rsidRPr="00AD5FDC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C421A">
            <w:rPr>
              <w:lang w:val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FR" w:eastAsia="en-US"/>
        </w:rPr>
        <w:id w:val="385382153"/>
        <w:docPartObj>
          <w:docPartGallery w:val="Table of Contents"/>
          <w:docPartUnique/>
        </w:docPartObj>
      </w:sdtPr>
      <w:sdtEndPr>
        <w:rPr>
          <w:noProof/>
          <w:lang w:val="fr-BJ"/>
        </w:rPr>
      </w:sdtEndPr>
      <w:sdtContent>
        <w:p w14:paraId="4F7A66A0" w14:textId="636742D8" w:rsidR="00E668BE" w:rsidRDefault="00E668B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56B949D" w14:textId="70E6A62A" w:rsidR="00534D44" w:rsidRDefault="00B74371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17007399" w:history="1">
            <w:r w:rsidR="00534D44" w:rsidRPr="001C156C">
              <w:rPr>
                <w:rStyle w:val="Lienhypertexte"/>
                <w:rFonts w:ascii="Times New Roman" w:hAnsi="Times New Roman" w:cs="Times New Roman"/>
                <w:noProof/>
              </w:rPr>
              <w:t>1.</w:t>
            </w:r>
            <w:r w:rsidR="00534D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="00534D44" w:rsidRPr="001C156C">
              <w:rPr>
                <w:rStyle w:val="Lienhypertexte"/>
                <w:rFonts w:ascii="Times New Roman" w:hAnsi="Times New Roman" w:cs="Times New Roman"/>
                <w:noProof/>
              </w:rPr>
              <w:t>PRÉSENTATION &amp; GÉNÉRALITÉS</w:t>
            </w:r>
            <w:r w:rsidR="00534D44">
              <w:rPr>
                <w:noProof/>
                <w:webHidden/>
              </w:rPr>
              <w:tab/>
            </w:r>
            <w:r w:rsidR="00534D44">
              <w:rPr>
                <w:noProof/>
                <w:webHidden/>
              </w:rPr>
              <w:fldChar w:fldCharType="begin"/>
            </w:r>
            <w:r w:rsidR="00534D44">
              <w:rPr>
                <w:noProof/>
                <w:webHidden/>
              </w:rPr>
              <w:instrText xml:space="preserve"> PAGEREF _Toc117007399 \h </w:instrText>
            </w:r>
            <w:r w:rsidR="00534D44">
              <w:rPr>
                <w:noProof/>
                <w:webHidden/>
              </w:rPr>
            </w:r>
            <w:r w:rsidR="00534D44">
              <w:rPr>
                <w:noProof/>
                <w:webHidden/>
              </w:rPr>
              <w:fldChar w:fldCharType="separate"/>
            </w:r>
            <w:r w:rsidR="00534D44">
              <w:rPr>
                <w:noProof/>
                <w:webHidden/>
              </w:rPr>
              <w:t>2</w:t>
            </w:r>
            <w:r w:rsidR="00534D44">
              <w:rPr>
                <w:noProof/>
                <w:webHidden/>
              </w:rPr>
              <w:fldChar w:fldCharType="end"/>
            </w:r>
          </w:hyperlink>
        </w:p>
        <w:p w14:paraId="1B3125ED" w14:textId="22153DED" w:rsidR="00534D44" w:rsidRDefault="00534D44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007400" w:history="1">
            <w:r w:rsidRPr="001C156C">
              <w:rPr>
                <w:rStyle w:val="Lienhypertexte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1C156C">
              <w:rPr>
                <w:rStyle w:val="Lienhypertexte"/>
                <w:rFonts w:ascii="Times New Roman" w:hAnsi="Times New Roman" w:cs="Times New Roman"/>
                <w:noProof/>
              </w:rPr>
              <w:t>ACCÈS À LA PLATEFORME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_Toc117007400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8B53C" w14:textId="1646DDEE" w:rsidR="00534D44" w:rsidRDefault="00534D44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007401" w:history="1">
            <w:r w:rsidRPr="001C156C">
              <w:rPr>
                <w:rStyle w:val="Lienhypertexte"/>
                <w:rFonts w:ascii="Times New Roman" w:hAnsi="Times New Roman" w:cs="Times New Roman"/>
                <w:noProof/>
                <w:lang w:val="fr-FR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1C156C">
              <w:rPr>
                <w:rStyle w:val="Lienhypertexte"/>
                <w:rFonts w:ascii="Times New Roman" w:hAnsi="Times New Roman" w:cs="Times New Roman"/>
                <w:noProof/>
                <w:lang w:val="fr-FR"/>
              </w:rPr>
              <w:t>RECLAMATIONS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_Toc117007401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AB37" w14:textId="6E08F363" w:rsidR="00534D44" w:rsidRDefault="00534D44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17007402" w:history="1">
            <w:r w:rsidRPr="001C156C">
              <w:rPr>
                <w:rStyle w:val="Lienhypertexte"/>
                <w:rFonts w:ascii="Times New Roman" w:hAnsi="Times New Roman" w:cs="Times New Roman"/>
                <w:b/>
                <w:bCs/>
                <w:noProof/>
                <w:lang w:val="fr-FR"/>
              </w:rPr>
              <w:t>3.1.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fr-FR"/>
              </w:rPr>
              <w:tab/>
            </w:r>
            <w:r w:rsidRPr="001C156C">
              <w:rPr>
                <w:rStyle w:val="Lienhypertexte"/>
                <w:rFonts w:ascii="Times New Roman" w:hAnsi="Times New Roman" w:cs="Times New Roman"/>
                <w:b/>
                <w:bCs/>
                <w:noProof/>
                <w:lang w:val="fr-FR"/>
              </w:rPr>
              <w:t>Enregistrement de la réclamation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_Toc117007402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56D0" w14:textId="0926A9D8" w:rsidR="00534D44" w:rsidRDefault="00534D44">
          <w:pPr>
            <w:pStyle w:val="TM2"/>
            <w:tabs>
              <w:tab w:val="left" w:pos="960"/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17007403" w:history="1">
            <w:r w:rsidRPr="001C156C">
              <w:rPr>
                <w:rStyle w:val="Lienhypertexte"/>
                <w:rFonts w:ascii="Times New Roman" w:hAnsi="Times New Roman" w:cs="Times New Roman"/>
                <w:b/>
                <w:bCs/>
                <w:noProof/>
                <w:lang w:val="fr-FR"/>
              </w:rPr>
              <w:t>3.2.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fr-FR"/>
              </w:rPr>
              <w:tab/>
            </w:r>
            <w:r w:rsidRPr="001C156C">
              <w:rPr>
                <w:rStyle w:val="Lienhypertexte"/>
                <w:rFonts w:ascii="Times New Roman" w:hAnsi="Times New Roman" w:cs="Times New Roman"/>
                <w:b/>
                <w:bCs/>
                <w:noProof/>
                <w:lang w:val="fr-FR"/>
              </w:rPr>
              <w:t>Traquer une réclamation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_Toc117007403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550BE" w14:textId="79B60A92" w:rsidR="00534D44" w:rsidRDefault="00534D44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17007404" w:history="1">
            <w:r w:rsidRPr="001C156C">
              <w:rPr>
                <w:rStyle w:val="Lienhypertexte"/>
                <w:rFonts w:ascii="Times New Roman" w:hAnsi="Times New Roman" w:cs="Times New Roman"/>
                <w:noProof/>
                <w:lang w:val="fr-FR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1C156C">
              <w:rPr>
                <w:rStyle w:val="Lienhypertexte"/>
                <w:rFonts w:ascii="Times New Roman" w:hAnsi="Times New Roman" w:cs="Times New Roman"/>
                <w:noProof/>
                <w:lang w:val="fr-FR"/>
              </w:rPr>
              <w:t>SIGNALEMENTS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_Toc117007404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FF765" w14:textId="06C74113" w:rsidR="00E668BE" w:rsidRDefault="00B74371">
          <w:r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14:paraId="430326AE" w14:textId="5EA65C94" w:rsidR="00EF192A" w:rsidRPr="00726902" w:rsidRDefault="00EF192A" w:rsidP="00726902">
      <w:r>
        <w:br w:type="page"/>
      </w:r>
    </w:p>
    <w:p w14:paraId="7AE884C7" w14:textId="39FE125E" w:rsidR="00D02A49" w:rsidRPr="00726902" w:rsidRDefault="00D02A49" w:rsidP="00FB0B1D">
      <w:pPr>
        <w:pStyle w:val="Paragraphedeliste"/>
        <w:numPr>
          <w:ilvl w:val="0"/>
          <w:numId w:val="19"/>
        </w:numPr>
        <w:rPr>
          <w:rFonts w:ascii="Times New Roman" w:hAnsi="Times New Roman" w:cs="Times New Roman"/>
          <w:b/>
          <w:bCs/>
          <w:color w:val="538135" w:themeColor="accent6" w:themeShade="BF"/>
        </w:rPr>
      </w:pPr>
      <w:bookmarkStart w:id="0" w:name="_Toc117007399"/>
      <w:r w:rsidRPr="00726902">
        <w:rPr>
          <w:rStyle w:val="Titre1Car"/>
          <w:rFonts w:ascii="Times New Roman" w:hAnsi="Times New Roman" w:cs="Times New Roman"/>
          <w:b/>
          <w:bCs/>
          <w:color w:val="538135" w:themeColor="accent6" w:themeShade="BF"/>
        </w:rPr>
        <w:lastRenderedPageBreak/>
        <w:t>PRÉSENTATION &amp; GÉNÉRALITÉS</w:t>
      </w:r>
      <w:bookmarkEnd w:id="0"/>
    </w:p>
    <w:p w14:paraId="2F77A493" w14:textId="0FE97594" w:rsidR="0060164B" w:rsidRPr="00966DCA" w:rsidRDefault="00F71634" w:rsidP="00421FBD">
      <w:pPr>
        <w:pStyle w:val="Paragraphedeliste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2889">
        <w:rPr>
          <w:rFonts w:ascii="Calibri" w:hAnsi="Calibri" w:cs="Calibri"/>
        </w:rPr>
        <w:t>﻿</w:t>
      </w:r>
      <w:r w:rsidR="00B75D99" w:rsidRPr="00966DCA">
        <w:rPr>
          <w:rFonts w:ascii="Times New Roman" w:hAnsi="Times New Roman" w:cs="Times New Roman"/>
          <w:sz w:val="22"/>
          <w:szCs w:val="22"/>
          <w:lang w:val="fr-FR"/>
        </w:rPr>
        <w:t>Le Mécanisme de Sauvegarde des Droits des Usagers (MSDU)</w:t>
      </w:r>
      <w:r w:rsidRPr="00966DCA">
        <w:rPr>
          <w:rFonts w:ascii="Times New Roman" w:hAnsi="Times New Roman" w:cs="Times New Roman"/>
          <w:sz w:val="22"/>
          <w:szCs w:val="22"/>
        </w:rPr>
        <w:t xml:space="preserve"> est une plateforme Web conçue spécialement pour 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WURI et </w:t>
      </w:r>
      <w:r w:rsidR="00B74371">
        <w:rPr>
          <w:rFonts w:ascii="Times New Roman" w:hAnsi="Times New Roman" w:cs="Times New Roman"/>
          <w:sz w:val="22"/>
          <w:szCs w:val="22"/>
          <w:lang w:val="fr-FR"/>
        </w:rPr>
        <w:t>pour l’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ANIP de d’État béninois </w:t>
      </w:r>
      <w:r w:rsidR="00B74371">
        <w:rPr>
          <w:rFonts w:ascii="Times New Roman" w:hAnsi="Times New Roman" w:cs="Times New Roman"/>
          <w:sz w:val="22"/>
          <w:szCs w:val="22"/>
          <w:lang w:val="fr-FR"/>
        </w:rPr>
        <w:t>dans but de</w:t>
      </w:r>
      <w:r w:rsidRPr="00966DCA">
        <w:rPr>
          <w:rFonts w:ascii="Times New Roman" w:hAnsi="Times New Roman" w:cs="Times New Roman"/>
          <w:sz w:val="22"/>
          <w:szCs w:val="22"/>
        </w:rPr>
        <w:t xml:space="preserve"> gérer les réclamations</w:t>
      </w:r>
      <w:r w:rsidR="00B74371">
        <w:rPr>
          <w:rFonts w:ascii="Times New Roman" w:hAnsi="Times New Roman" w:cs="Times New Roman"/>
          <w:sz w:val="22"/>
          <w:szCs w:val="22"/>
          <w:lang w:val="fr-FR"/>
        </w:rPr>
        <w:t>, Signalements et dénonciations</w:t>
      </w:r>
      <w:r w:rsidRPr="00966DCA">
        <w:rPr>
          <w:rFonts w:ascii="Times New Roman" w:hAnsi="Times New Roman" w:cs="Times New Roman"/>
          <w:sz w:val="22"/>
          <w:szCs w:val="22"/>
        </w:rPr>
        <w:t xml:space="preserve"> des 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usagers (</w:t>
      </w:r>
      <w:r w:rsidR="00B75D99" w:rsidRPr="00966DCA">
        <w:rPr>
          <w:rFonts w:ascii="Times New Roman" w:hAnsi="Times New Roman" w:cs="Times New Roman"/>
          <w:sz w:val="22"/>
          <w:szCs w:val="22"/>
          <w:lang w:val="fr-FR"/>
        </w:rPr>
        <w:t>C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itoyens béninois</w:t>
      </w:r>
      <w:r w:rsidR="00CB359E"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 résident au Bénin ou à la diaspora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) en rapport avec des activités de l’ANIP et de WURI </w:t>
      </w:r>
      <w:r w:rsidRPr="00966DCA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5C6AD676" w14:textId="219DE947" w:rsidR="00204D1F" w:rsidRPr="00966DCA" w:rsidRDefault="00F71634" w:rsidP="00421FBD">
      <w:pPr>
        <w:pStyle w:val="Paragraphedeliste"/>
        <w:spacing w:line="276" w:lineRule="auto"/>
        <w:ind w:left="785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 w:rsidRPr="00966DCA">
        <w:rPr>
          <w:rFonts w:ascii="Times New Roman" w:hAnsi="Times New Roman" w:cs="Times New Roman"/>
          <w:sz w:val="22"/>
          <w:szCs w:val="22"/>
        </w:rPr>
        <w:t>Elle est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 donc </w:t>
      </w:r>
      <w:r w:rsidRPr="00966DCA">
        <w:rPr>
          <w:rFonts w:ascii="Times New Roman" w:hAnsi="Times New Roman" w:cs="Times New Roman"/>
          <w:sz w:val="22"/>
          <w:szCs w:val="22"/>
        </w:rPr>
        <w:t>utilisable à la fois au niveau d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e WURI</w:t>
      </w:r>
      <w:r w:rsidRPr="00966DCA">
        <w:rPr>
          <w:rFonts w:ascii="Times New Roman" w:hAnsi="Times New Roman" w:cs="Times New Roman"/>
          <w:sz w:val="22"/>
          <w:szCs w:val="22"/>
        </w:rPr>
        <w:t>(</w:t>
      </w:r>
      <w:ins w:id="1" w:author="Microsoft Office User" w:date="2022-09-29T10:38:00Z">
        <w:r w:rsidR="00423A77">
          <w:rPr>
            <w:rFonts w:ascii="Times New Roman" w:hAnsi="Times New Roman" w:cs="Times New Roman"/>
            <w:sz w:val="22"/>
            <w:szCs w:val="22"/>
            <w:lang w:val="fr-FR"/>
          </w:rPr>
          <w:t xml:space="preserve">West </w:t>
        </w:r>
        <w:proofErr w:type="spellStart"/>
        <w:r w:rsidR="00423A77">
          <w:rPr>
            <w:rFonts w:ascii="Times New Roman" w:hAnsi="Times New Roman" w:cs="Times New Roman"/>
            <w:sz w:val="22"/>
            <w:szCs w:val="22"/>
            <w:lang w:val="fr-FR"/>
          </w:rPr>
          <w:t>Africa</w:t>
        </w:r>
        <w:proofErr w:type="spellEnd"/>
        <w:r w:rsidR="00423A77">
          <w:rPr>
            <w:rFonts w:ascii="Times New Roman" w:hAnsi="Times New Roman" w:cs="Times New Roman"/>
            <w:sz w:val="22"/>
            <w:szCs w:val="22"/>
            <w:lang w:val="fr-FR"/>
          </w:rPr>
          <w:t xml:space="preserve"> Unique </w:t>
        </w:r>
      </w:ins>
      <w:ins w:id="2" w:author="Microsoft Office User" w:date="2022-09-29T10:39:00Z">
        <w:r w:rsidR="00423A77">
          <w:rPr>
            <w:rFonts w:ascii="Times New Roman" w:hAnsi="Times New Roman" w:cs="Times New Roman"/>
            <w:sz w:val="22"/>
            <w:szCs w:val="22"/>
            <w:lang w:val="fr-FR"/>
          </w:rPr>
          <w:t xml:space="preserve">Identification for </w:t>
        </w:r>
        <w:proofErr w:type="spellStart"/>
        <w:r w:rsidR="00423A77">
          <w:rPr>
            <w:rFonts w:ascii="Times New Roman" w:hAnsi="Times New Roman" w:cs="Times New Roman"/>
            <w:sz w:val="22"/>
            <w:szCs w:val="22"/>
            <w:lang w:val="fr-FR"/>
          </w:rPr>
          <w:t>Regional</w:t>
        </w:r>
        <w:proofErr w:type="spellEnd"/>
        <w:r w:rsidR="00423A77">
          <w:rPr>
            <w:rFonts w:ascii="Times New Roman" w:hAnsi="Times New Roman" w:cs="Times New Roman"/>
            <w:sz w:val="22"/>
            <w:szCs w:val="22"/>
            <w:lang w:val="fr-FR"/>
          </w:rPr>
          <w:t xml:space="preserve"> </w:t>
        </w:r>
        <w:proofErr w:type="spellStart"/>
        <w:r w:rsidR="00423A77">
          <w:rPr>
            <w:rFonts w:ascii="Times New Roman" w:hAnsi="Times New Roman" w:cs="Times New Roman"/>
            <w:sz w:val="22"/>
            <w:szCs w:val="22"/>
            <w:lang w:val="fr-FR"/>
          </w:rPr>
          <w:t>Integration</w:t>
        </w:r>
        <w:proofErr w:type="spellEnd"/>
        <w:r w:rsidR="00423A77">
          <w:rPr>
            <w:rFonts w:ascii="Times New Roman" w:hAnsi="Times New Roman" w:cs="Times New Roman"/>
            <w:sz w:val="22"/>
            <w:szCs w:val="22"/>
            <w:lang w:val="fr-FR"/>
          </w:rPr>
          <w:t xml:space="preserve"> and Inclusion</w:t>
        </w:r>
      </w:ins>
      <w:r w:rsidRPr="00966DCA">
        <w:rPr>
          <w:rFonts w:ascii="Times New Roman" w:hAnsi="Times New Roman" w:cs="Times New Roman"/>
          <w:sz w:val="22"/>
          <w:szCs w:val="22"/>
        </w:rPr>
        <w:t xml:space="preserve">) et au niveau de 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l’ANIP (Agence Nationale de l’identification des Personnes)</w:t>
      </w:r>
      <w:ins w:id="3" w:author="Microsoft Office User" w:date="2022-09-29T10:32:00Z">
        <w:r w:rsidR="001728CB">
          <w:rPr>
            <w:rFonts w:ascii="Times New Roman" w:hAnsi="Times New Roman" w:cs="Times New Roman"/>
            <w:sz w:val="22"/>
            <w:szCs w:val="22"/>
            <w:lang w:val="fr-FR"/>
          </w:rPr>
          <w:t>.</w:t>
        </w:r>
      </w:ins>
    </w:p>
    <w:p w14:paraId="4169A0DF" w14:textId="77777777" w:rsidR="00DB6FAE" w:rsidRPr="000255F8" w:rsidRDefault="00DB6FAE" w:rsidP="000255F8">
      <w:pPr>
        <w:jc w:val="both"/>
        <w:rPr>
          <w:lang w:val="fr-FR"/>
        </w:rPr>
      </w:pPr>
    </w:p>
    <w:p w14:paraId="2BDC422E" w14:textId="4015D3A7" w:rsidR="004B1983" w:rsidRPr="00966DCA" w:rsidRDefault="004B1983" w:rsidP="00EC512E">
      <w:pPr>
        <w:pStyle w:val="Paragraphedeliste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 w:rsidRPr="00966DCA">
        <w:rPr>
          <w:rFonts w:ascii="Times New Roman" w:hAnsi="Times New Roman" w:cs="Times New Roman"/>
          <w:sz w:val="22"/>
          <w:szCs w:val="22"/>
          <w:lang w:val="fr-FR"/>
        </w:rPr>
        <w:t>L</w:t>
      </w:r>
      <w:r w:rsidR="0020541B">
        <w:rPr>
          <w:rFonts w:ascii="Times New Roman" w:hAnsi="Times New Roman" w:cs="Times New Roman"/>
          <w:sz w:val="22"/>
          <w:szCs w:val="22"/>
          <w:lang w:val="fr-FR"/>
        </w:rPr>
        <w:t>e portail web</w:t>
      </w:r>
      <w:r w:rsidR="000255F8">
        <w:rPr>
          <w:rFonts w:ascii="Times New Roman" w:hAnsi="Times New Roman" w:cs="Times New Roman"/>
          <w:sz w:val="22"/>
          <w:szCs w:val="22"/>
          <w:lang w:val="fr-FR"/>
        </w:rPr>
        <w:t xml:space="preserve"> de l’ANIP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, </w:t>
      </w:r>
      <w:r w:rsidR="000255F8">
        <w:rPr>
          <w:rFonts w:ascii="Times New Roman" w:hAnsi="Times New Roman" w:cs="Times New Roman"/>
          <w:sz w:val="22"/>
          <w:szCs w:val="22"/>
          <w:lang w:val="fr-FR"/>
        </w:rPr>
        <w:t>permet à l’utilisateur bénéficiant ou non des services de l’ANIP, de faire parvenir des plaintes et signalements</w:t>
      </w:r>
      <w:r w:rsidR="00282ACE">
        <w:rPr>
          <w:rFonts w:ascii="Times New Roman" w:hAnsi="Times New Roman" w:cs="Times New Roman"/>
          <w:sz w:val="22"/>
          <w:szCs w:val="22"/>
          <w:lang w:val="fr-FR"/>
        </w:rPr>
        <w:t>.</w:t>
      </w:r>
    </w:p>
    <w:p w14:paraId="30FE36B6" w14:textId="77777777" w:rsidR="00204D1F" w:rsidRDefault="00204D1F" w:rsidP="00204D1F">
      <w:pPr>
        <w:pStyle w:val="Paragraphedeliste"/>
        <w:ind w:left="785"/>
        <w:rPr>
          <w:lang w:val="fr-FR"/>
        </w:rPr>
      </w:pPr>
    </w:p>
    <w:p w14:paraId="2E33FF83" w14:textId="25EBE831" w:rsidR="00204D1F" w:rsidRDefault="00204D1F" w:rsidP="00EC512E">
      <w:pPr>
        <w:pStyle w:val="Paragraphedeliste"/>
        <w:numPr>
          <w:ilvl w:val="0"/>
          <w:numId w:val="2"/>
        </w:numPr>
        <w:spacing w:line="276" w:lineRule="auto"/>
        <w:jc w:val="both"/>
        <w:rPr>
          <w:lang w:val="fr-FR"/>
        </w:rPr>
      </w:pPr>
      <w:r w:rsidRPr="00204D1F">
        <w:rPr>
          <w:lang w:val="fr-FR"/>
        </w:rPr>
        <w:t>﻿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Ce manuel est un outil d’aide à la prise en main d</w:t>
      </w:r>
      <w:r w:rsidR="0020541B">
        <w:rPr>
          <w:rFonts w:ascii="Times New Roman" w:hAnsi="Times New Roman" w:cs="Times New Roman"/>
          <w:sz w:val="22"/>
          <w:szCs w:val="22"/>
          <w:lang w:val="fr-FR"/>
        </w:rPr>
        <w:t>u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 </w:t>
      </w:r>
      <w:r w:rsidR="0020541B">
        <w:rPr>
          <w:rFonts w:ascii="Times New Roman" w:hAnsi="Times New Roman" w:cs="Times New Roman"/>
          <w:sz w:val="22"/>
          <w:szCs w:val="22"/>
          <w:lang w:val="fr-FR"/>
        </w:rPr>
        <w:t>portail web</w:t>
      </w:r>
      <w:r w:rsidR="000904DE">
        <w:rPr>
          <w:rFonts w:ascii="Times New Roman" w:hAnsi="Times New Roman" w:cs="Times New Roman"/>
          <w:sz w:val="22"/>
          <w:szCs w:val="22"/>
          <w:lang w:val="fr-FR"/>
        </w:rPr>
        <w:t xml:space="preserve"> de l’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ANIP. Il a été rédigé dans un style qui s’adresse directement à l’utilisateur dans l’optique d’être le compagnon qui l’aide à faire</w:t>
      </w:r>
      <w:r w:rsidR="00277D84">
        <w:rPr>
          <w:rFonts w:ascii="Times New Roman" w:hAnsi="Times New Roman" w:cs="Times New Roman"/>
          <w:sz w:val="22"/>
          <w:szCs w:val="22"/>
          <w:lang w:val="fr-FR"/>
        </w:rPr>
        <w:t xml:space="preserve"> convenablement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 des opérations </w:t>
      </w:r>
      <w:r w:rsidR="0020541B">
        <w:rPr>
          <w:rFonts w:ascii="Times New Roman" w:hAnsi="Times New Roman" w:cs="Times New Roman"/>
          <w:sz w:val="22"/>
          <w:szCs w:val="22"/>
          <w:lang w:val="fr-FR"/>
        </w:rPr>
        <w:t>grâce au portail web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.</w:t>
      </w:r>
    </w:p>
    <w:p w14:paraId="0C2C3634" w14:textId="77777777" w:rsidR="002D6EBA" w:rsidRPr="002D6EBA" w:rsidRDefault="002D6EBA" w:rsidP="002D6EBA">
      <w:pPr>
        <w:pStyle w:val="Paragraphedeliste"/>
        <w:rPr>
          <w:lang w:val="fr-FR"/>
        </w:rPr>
      </w:pPr>
    </w:p>
    <w:p w14:paraId="3549337D" w14:textId="24F91391" w:rsidR="008268D6" w:rsidRPr="00112823" w:rsidRDefault="002D6EBA" w:rsidP="00EC512E">
      <w:pPr>
        <w:pStyle w:val="Paragraphedeliste"/>
        <w:numPr>
          <w:ilvl w:val="0"/>
          <w:numId w:val="2"/>
        </w:numPr>
        <w:spacing w:line="276" w:lineRule="auto"/>
        <w:jc w:val="both"/>
      </w:pPr>
      <w:r w:rsidRPr="002D6EBA">
        <w:rPr>
          <w:lang w:val="fr-FR"/>
        </w:rPr>
        <w:t>﻿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L</w:t>
      </w:r>
      <w:r w:rsidR="0020541B">
        <w:rPr>
          <w:rFonts w:ascii="Times New Roman" w:hAnsi="Times New Roman" w:cs="Times New Roman"/>
          <w:sz w:val="22"/>
          <w:szCs w:val="22"/>
          <w:lang w:val="fr-FR"/>
        </w:rPr>
        <w:t xml:space="preserve">e portail web est disponible à l’adresse </w:t>
      </w:r>
      <w:hyperlink r:id="rId9" w:history="1">
        <w:r w:rsidR="0020541B" w:rsidRPr="007C4D94">
          <w:rPr>
            <w:rStyle w:val="Lienhypertexte"/>
            <w:rFonts w:ascii="Times New Roman" w:hAnsi="Times New Roman" w:cs="Times New Roman"/>
            <w:sz w:val="22"/>
            <w:szCs w:val="22"/>
            <w:lang w:val="fr-FR"/>
          </w:rPr>
          <w:t>https://msdu.anip.bj/</w:t>
        </w:r>
      </w:hyperlink>
      <w:r w:rsidRPr="00966DCA">
        <w:rPr>
          <w:rFonts w:ascii="Times New Roman" w:hAnsi="Times New Roman" w:cs="Times New Roman"/>
          <w:sz w:val="22"/>
          <w:szCs w:val="22"/>
          <w:lang w:val="fr-FR"/>
        </w:rPr>
        <w:t>. Pour</w:t>
      </w:r>
      <w:r w:rsidR="007E6EAC"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 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ce fa</w:t>
      </w:r>
      <w:r w:rsidR="000255F8">
        <w:rPr>
          <w:rFonts w:ascii="Times New Roman" w:hAnsi="Times New Roman" w:cs="Times New Roman"/>
          <w:sz w:val="22"/>
          <w:szCs w:val="22"/>
          <w:lang w:val="fr-FR"/>
        </w:rPr>
        <w:t>it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>, il faut que l’utilisateur</w:t>
      </w:r>
      <w:r w:rsidR="000255F8">
        <w:rPr>
          <w:rFonts w:ascii="Times New Roman" w:hAnsi="Times New Roman" w:cs="Times New Roman"/>
          <w:sz w:val="22"/>
          <w:szCs w:val="22"/>
          <w:lang w:val="fr-FR"/>
        </w:rPr>
        <w:t xml:space="preserve"> dispose d’un téléphone</w:t>
      </w:r>
      <w:r w:rsidR="0020541B">
        <w:rPr>
          <w:rFonts w:ascii="Times New Roman" w:hAnsi="Times New Roman" w:cs="Times New Roman"/>
          <w:sz w:val="22"/>
          <w:szCs w:val="22"/>
          <w:lang w:val="fr-FR"/>
        </w:rPr>
        <w:t>, d’un ordinateur ou d’un terminal</w:t>
      </w:r>
      <w:r w:rsidR="000255F8">
        <w:rPr>
          <w:rFonts w:ascii="Times New Roman" w:hAnsi="Times New Roman" w:cs="Times New Roman"/>
          <w:sz w:val="22"/>
          <w:szCs w:val="22"/>
          <w:lang w:val="fr-FR"/>
        </w:rPr>
        <w:t xml:space="preserve"> </w:t>
      </w:r>
      <w:r w:rsidR="007E6EAC" w:rsidRPr="00966DCA">
        <w:rPr>
          <w:rFonts w:ascii="Times New Roman" w:hAnsi="Times New Roman" w:cs="Times New Roman"/>
          <w:sz w:val="22"/>
          <w:szCs w:val="22"/>
          <w:lang w:val="fr-FR"/>
        </w:rPr>
        <w:t>connecté à internet</w:t>
      </w:r>
      <w:r w:rsidR="0020541B">
        <w:rPr>
          <w:rFonts w:ascii="Times New Roman" w:hAnsi="Times New Roman" w:cs="Times New Roman"/>
          <w:sz w:val="22"/>
          <w:szCs w:val="22"/>
          <w:lang w:val="fr-FR"/>
        </w:rPr>
        <w:t xml:space="preserve"> et disposant d’un navigateur web</w:t>
      </w:r>
      <w:r w:rsidR="000904DE">
        <w:rPr>
          <w:rFonts w:ascii="Times New Roman" w:hAnsi="Times New Roman" w:cs="Times New Roman"/>
          <w:sz w:val="22"/>
          <w:szCs w:val="22"/>
          <w:lang w:val="fr-FR"/>
        </w:rPr>
        <w:t>.</w:t>
      </w:r>
      <w:r w:rsidR="004A3943" w:rsidRPr="00966DCA">
        <w:rPr>
          <w:sz w:val="22"/>
          <w:szCs w:val="22"/>
          <w:lang w:val="fr-FR"/>
        </w:rPr>
        <w:t xml:space="preserve"> </w:t>
      </w:r>
    </w:p>
    <w:p w14:paraId="2FA03AD7" w14:textId="77777777" w:rsidR="00112823" w:rsidRDefault="00112823" w:rsidP="00112823">
      <w:pPr>
        <w:pStyle w:val="Paragraphedeliste"/>
      </w:pPr>
    </w:p>
    <w:p w14:paraId="538E917C" w14:textId="6D7F04AF" w:rsidR="00112823" w:rsidRPr="00F8373B" w:rsidRDefault="00112823" w:rsidP="00EC512E">
      <w:pPr>
        <w:pStyle w:val="Paragraphedeliste"/>
        <w:numPr>
          <w:ilvl w:val="0"/>
          <w:numId w:val="2"/>
        </w:numPr>
        <w:spacing w:line="276" w:lineRule="auto"/>
        <w:jc w:val="both"/>
      </w:pPr>
      <w:r>
        <w:t>﻿</w:t>
      </w:r>
      <w:r w:rsidRPr="00966DCA">
        <w:rPr>
          <w:rFonts w:ascii="Times New Roman" w:hAnsi="Times New Roman" w:cs="Times New Roman"/>
          <w:sz w:val="22"/>
          <w:szCs w:val="22"/>
        </w:rPr>
        <w:t xml:space="preserve">L’accès </w:t>
      </w:r>
      <w:r w:rsidR="000904DE">
        <w:rPr>
          <w:rFonts w:ascii="Times New Roman" w:hAnsi="Times New Roman" w:cs="Times New Roman"/>
          <w:sz w:val="22"/>
          <w:szCs w:val="22"/>
          <w:lang w:val="fr-FR"/>
        </w:rPr>
        <w:t>aux fonctionnalités de l’application mobile de collecte des réclamations de l’A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NIP </w:t>
      </w:r>
      <w:r w:rsidRPr="00966DCA">
        <w:rPr>
          <w:rFonts w:ascii="Times New Roman" w:hAnsi="Times New Roman" w:cs="Times New Roman"/>
          <w:sz w:val="22"/>
          <w:szCs w:val="22"/>
        </w:rPr>
        <w:t>est conditionné par un compte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 </w:t>
      </w:r>
      <w:r w:rsidRPr="00966DCA">
        <w:rPr>
          <w:rFonts w:ascii="Times New Roman" w:hAnsi="Times New Roman" w:cs="Times New Roman"/>
          <w:sz w:val="22"/>
          <w:szCs w:val="22"/>
        </w:rPr>
        <w:t>utilisateur. Cela suppose donc qu’il faut disposer d’un compte</w:t>
      </w:r>
      <w:r w:rsidRPr="00966DCA">
        <w:rPr>
          <w:rFonts w:ascii="Times New Roman" w:hAnsi="Times New Roman" w:cs="Times New Roman"/>
          <w:sz w:val="22"/>
          <w:szCs w:val="22"/>
          <w:lang w:val="fr-FR"/>
        </w:rPr>
        <w:t xml:space="preserve"> </w:t>
      </w:r>
      <w:r w:rsidR="000904DE">
        <w:rPr>
          <w:rFonts w:ascii="Times New Roman" w:hAnsi="Times New Roman" w:cs="Times New Roman"/>
          <w:sz w:val="22"/>
          <w:szCs w:val="22"/>
          <w:lang w:val="fr-FR"/>
        </w:rPr>
        <w:t>utilisateur</w:t>
      </w:r>
      <w:r w:rsidR="000255F8">
        <w:rPr>
          <w:rFonts w:ascii="Times New Roman" w:hAnsi="Times New Roman" w:cs="Times New Roman"/>
          <w:sz w:val="22"/>
          <w:szCs w:val="22"/>
          <w:lang w:val="fr-FR"/>
        </w:rPr>
        <w:t xml:space="preserve"> créé une fois l’application téléchargée</w:t>
      </w:r>
      <w:r w:rsidR="00866D2F" w:rsidRPr="00966DCA">
        <w:rPr>
          <w:rFonts w:ascii="Times New Roman" w:hAnsi="Times New Roman" w:cs="Times New Roman"/>
          <w:sz w:val="22"/>
          <w:szCs w:val="22"/>
          <w:lang w:val="fr-FR"/>
        </w:rPr>
        <w:t>.</w:t>
      </w:r>
    </w:p>
    <w:p w14:paraId="6ADD6F8B" w14:textId="4C0D156A" w:rsidR="00EF192A" w:rsidRPr="00EF192A" w:rsidRDefault="00EF192A" w:rsidP="00EF192A">
      <w:pPr>
        <w:spacing w:line="276" w:lineRule="auto"/>
        <w:jc w:val="both"/>
        <w:rPr>
          <w:rFonts w:ascii="Times New Roman" w:hAnsi="Times New Roman" w:cs="Times New Roman"/>
        </w:rPr>
      </w:pPr>
    </w:p>
    <w:p w14:paraId="044A40AF" w14:textId="0D4DD2B2" w:rsidR="00112823" w:rsidRPr="00BF5D64" w:rsidRDefault="00BA3173" w:rsidP="00FB0B1D">
      <w:pPr>
        <w:pStyle w:val="Paragraphedeliste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b/>
          <w:bCs/>
          <w:color w:val="538135" w:themeColor="accent6" w:themeShade="BF"/>
        </w:rPr>
      </w:pPr>
      <w:bookmarkStart w:id="4" w:name="_Toc117007400"/>
      <w:r w:rsidRPr="00BF5D64">
        <w:rPr>
          <w:rStyle w:val="Titre1Car"/>
          <w:rFonts w:ascii="Times New Roman" w:hAnsi="Times New Roman" w:cs="Times New Roman"/>
          <w:b/>
          <w:bCs/>
          <w:color w:val="538135" w:themeColor="accent6" w:themeShade="BF"/>
        </w:rPr>
        <w:t>ACCÈS</w:t>
      </w:r>
      <w:r w:rsidR="00980977" w:rsidRPr="00BF5D64">
        <w:rPr>
          <w:rStyle w:val="Titre1Car"/>
          <w:rFonts w:ascii="Times New Roman" w:hAnsi="Times New Roman" w:cs="Times New Roman"/>
          <w:b/>
          <w:bCs/>
          <w:color w:val="538135" w:themeColor="accent6" w:themeShade="BF"/>
        </w:rPr>
        <w:t xml:space="preserve"> </w:t>
      </w:r>
      <w:r w:rsidRPr="00BF5D64">
        <w:rPr>
          <w:rStyle w:val="Titre1Car"/>
          <w:rFonts w:ascii="Times New Roman" w:hAnsi="Times New Roman" w:cs="Times New Roman"/>
          <w:b/>
          <w:bCs/>
          <w:color w:val="538135" w:themeColor="accent6" w:themeShade="BF"/>
        </w:rPr>
        <w:t>À LA PLATEFORME</w:t>
      </w:r>
      <w:bookmarkEnd w:id="4"/>
    </w:p>
    <w:p w14:paraId="76751F82" w14:textId="1ED2DAA6" w:rsidR="001C12A5" w:rsidRDefault="001D2B81" w:rsidP="00B535D2">
      <w:pPr>
        <w:spacing w:line="276" w:lineRule="auto"/>
        <w:ind w:left="283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 w:rsidRPr="00980977">
        <w:rPr>
          <w:rFonts w:ascii="Calibri" w:hAnsi="Calibri" w:cs="Calibri"/>
        </w:rPr>
        <w:t>﻿</w:t>
      </w:r>
      <w:r w:rsidRPr="00966DCA">
        <w:rPr>
          <w:rFonts w:ascii="Times New Roman" w:hAnsi="Times New Roman" w:cs="Times New Roman"/>
          <w:sz w:val="22"/>
          <w:szCs w:val="22"/>
        </w:rPr>
        <w:t xml:space="preserve">Pour accéder </w:t>
      </w:r>
      <w:r w:rsidR="00B535D2">
        <w:rPr>
          <w:rFonts w:ascii="Times New Roman" w:hAnsi="Times New Roman" w:cs="Times New Roman"/>
          <w:sz w:val="22"/>
          <w:szCs w:val="22"/>
          <w:lang w:val="fr-FR"/>
        </w:rPr>
        <w:t>au portail web</w:t>
      </w:r>
      <w:r w:rsidRPr="00966DCA">
        <w:rPr>
          <w:rFonts w:ascii="Times New Roman" w:hAnsi="Times New Roman" w:cs="Times New Roman"/>
          <w:sz w:val="22"/>
          <w:szCs w:val="22"/>
        </w:rPr>
        <w:t>, il faut</w:t>
      </w:r>
      <w:r w:rsidR="00B535D2">
        <w:rPr>
          <w:rFonts w:ascii="Times New Roman" w:hAnsi="Times New Roman" w:cs="Times New Roman"/>
          <w:sz w:val="22"/>
          <w:szCs w:val="22"/>
          <w:lang w:val="fr-FR"/>
        </w:rPr>
        <w:t xml:space="preserve"> à partir d’un navigateur accéder au lien </w:t>
      </w:r>
      <w:hyperlink r:id="rId10" w:history="1">
        <w:r w:rsidR="00B535D2" w:rsidRPr="007C4D94">
          <w:rPr>
            <w:rStyle w:val="Lienhypertexte"/>
            <w:rFonts w:ascii="Times New Roman" w:hAnsi="Times New Roman" w:cs="Times New Roman"/>
            <w:sz w:val="22"/>
            <w:szCs w:val="22"/>
            <w:lang w:val="fr-FR"/>
          </w:rPr>
          <w:t>https://msdu.anip.bj/</w:t>
        </w:r>
      </w:hyperlink>
      <w:r w:rsidR="00B535D2">
        <w:rPr>
          <w:rFonts w:ascii="Times New Roman" w:hAnsi="Times New Roman" w:cs="Times New Roman"/>
          <w:sz w:val="22"/>
          <w:szCs w:val="22"/>
          <w:lang w:val="fr-FR"/>
        </w:rPr>
        <w:t xml:space="preserve"> depuis un téléphone mobile, un ordinateur, une tablette </w:t>
      </w:r>
      <w:proofErr w:type="spellStart"/>
      <w:r w:rsidR="00B535D2">
        <w:rPr>
          <w:rFonts w:ascii="Times New Roman" w:hAnsi="Times New Roman" w:cs="Times New Roman"/>
          <w:sz w:val="22"/>
          <w:szCs w:val="22"/>
          <w:lang w:val="fr-FR"/>
        </w:rPr>
        <w:t>etc</w:t>
      </w:r>
      <w:proofErr w:type="spellEnd"/>
      <w:r w:rsidRPr="00966DCA">
        <w:rPr>
          <w:rFonts w:ascii="Times New Roman" w:hAnsi="Times New Roman" w:cs="Times New Roman"/>
          <w:sz w:val="22"/>
          <w:szCs w:val="22"/>
        </w:rPr>
        <w:t>.</w:t>
      </w:r>
      <w:r w:rsidR="00344938">
        <w:rPr>
          <w:rFonts w:ascii="Times New Roman" w:hAnsi="Times New Roman" w:cs="Times New Roman"/>
          <w:sz w:val="22"/>
          <w:szCs w:val="22"/>
          <w:lang w:val="fr-FR"/>
        </w:rPr>
        <w:t xml:space="preserve"> Le portail web permet d’envoyer une réclamation, de traquer une réclamation, de faire des compléments d’informations par rapport à une réclamation et d’envoyer un signalement. Ci-joint la barre de menu principale permettant d’accéder aux différentes pages de la plateforme web.</w:t>
      </w:r>
    </w:p>
    <w:p w14:paraId="1A1ACF9A" w14:textId="119AF5E4" w:rsidR="00344938" w:rsidRDefault="00344938" w:rsidP="00B535D2">
      <w:pPr>
        <w:spacing w:line="276" w:lineRule="auto"/>
        <w:ind w:left="283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00D7EABC" w14:textId="6FC7A749" w:rsidR="00344938" w:rsidRPr="00344938" w:rsidRDefault="00344938" w:rsidP="00B535D2">
      <w:pPr>
        <w:spacing w:line="276" w:lineRule="auto"/>
        <w:ind w:left="283"/>
        <w:jc w:val="both"/>
        <w:rPr>
          <w:rFonts w:ascii="Times New Roman" w:hAnsi="Times New Roman" w:cs="Times New Roman"/>
          <w:lang w:val="fr-FR"/>
        </w:rPr>
      </w:pPr>
      <w:r w:rsidRPr="00344938">
        <w:rPr>
          <w:rFonts w:ascii="Times New Roman" w:hAnsi="Times New Roman" w:cs="Times New Roman"/>
          <w:lang w:val="fr-FR"/>
        </w:rPr>
        <w:drawing>
          <wp:inline distT="0" distB="0" distL="0" distR="0" wp14:anchorId="59698D1C" wp14:editId="74EBE401">
            <wp:extent cx="6217285" cy="48347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8546" cy="5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6AA1" w14:textId="52863EAD" w:rsidR="00F247B0" w:rsidRDefault="00F247B0" w:rsidP="00B535D2">
      <w:pPr>
        <w:tabs>
          <w:tab w:val="left" w:pos="3900"/>
        </w:tabs>
        <w:ind w:right="57"/>
        <w:rPr>
          <w:lang w:val="fr-FR"/>
        </w:rPr>
      </w:pPr>
    </w:p>
    <w:p w14:paraId="59866D56" w14:textId="784FE898" w:rsidR="00151821" w:rsidRPr="002317FF" w:rsidRDefault="00CD614E" w:rsidP="00F54261">
      <w:pPr>
        <w:pStyle w:val="Titre1"/>
        <w:numPr>
          <w:ilvl w:val="0"/>
          <w:numId w:val="21"/>
        </w:numPr>
        <w:rPr>
          <w:rFonts w:ascii="Times New Roman" w:hAnsi="Times New Roman" w:cs="Times New Roman"/>
          <w:b/>
          <w:bCs/>
          <w:color w:val="538135" w:themeColor="accent6" w:themeShade="BF"/>
          <w:lang w:val="fr-FR"/>
        </w:rPr>
      </w:pPr>
      <w:bookmarkStart w:id="5" w:name="_Toc117007401"/>
      <w:r>
        <w:rPr>
          <w:rFonts w:ascii="Times New Roman" w:hAnsi="Times New Roman" w:cs="Times New Roman"/>
          <w:b/>
          <w:bCs/>
          <w:color w:val="538135" w:themeColor="accent6" w:themeShade="BF"/>
          <w:lang w:val="fr-FR"/>
        </w:rPr>
        <w:t>RECLAMATIONS</w:t>
      </w:r>
      <w:bookmarkEnd w:id="5"/>
    </w:p>
    <w:p w14:paraId="229FE566" w14:textId="368D17BE" w:rsidR="009E6532" w:rsidRPr="00CD614E" w:rsidRDefault="00CD614E" w:rsidP="00E7089C">
      <w:pPr>
        <w:tabs>
          <w:tab w:val="left" w:pos="3900"/>
        </w:tabs>
        <w:ind w:left="284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Grâce au menu </w:t>
      </w:r>
      <w:r w:rsidR="00B535D2" w:rsidRPr="00B535D2">
        <w:rPr>
          <w:rFonts w:ascii="Times New Roman" w:hAnsi="Times New Roman" w:cs="Times New Roman"/>
          <w:i/>
          <w:iCs/>
          <w:sz w:val="22"/>
          <w:szCs w:val="22"/>
          <w:lang w:val="fr-FR"/>
        </w:rPr>
        <w:t>Faire une r</w:t>
      </w:r>
      <w:r w:rsidRPr="00B535D2">
        <w:rPr>
          <w:rFonts w:ascii="Times New Roman" w:hAnsi="Times New Roman" w:cs="Times New Roman"/>
          <w:i/>
          <w:iCs/>
          <w:sz w:val="22"/>
          <w:szCs w:val="22"/>
          <w:lang w:val="fr-FR"/>
        </w:rPr>
        <w:t>éclamation</w:t>
      </w:r>
      <w:r>
        <w:rPr>
          <w:rFonts w:ascii="Times New Roman" w:hAnsi="Times New Roman" w:cs="Times New Roman"/>
          <w:i/>
          <w:iCs/>
          <w:sz w:val="22"/>
          <w:szCs w:val="22"/>
          <w:lang w:val="fr-FR"/>
        </w:rPr>
        <w:t xml:space="preserve">, </w:t>
      </w:r>
      <w:r>
        <w:rPr>
          <w:rFonts w:ascii="Times New Roman" w:hAnsi="Times New Roman" w:cs="Times New Roman"/>
          <w:sz w:val="22"/>
          <w:szCs w:val="22"/>
          <w:lang w:val="fr-FR"/>
        </w:rPr>
        <w:t>on peut envoyer une réclamation</w:t>
      </w:r>
      <w:r w:rsidR="00B535D2">
        <w:rPr>
          <w:rFonts w:ascii="Times New Roman" w:hAnsi="Times New Roman" w:cs="Times New Roman"/>
          <w:sz w:val="22"/>
          <w:szCs w:val="22"/>
          <w:lang w:val="fr-FR"/>
        </w:rPr>
        <w:t xml:space="preserve"> et traquer </w:t>
      </w:r>
      <w:r w:rsidR="00344938">
        <w:rPr>
          <w:rFonts w:ascii="Times New Roman" w:hAnsi="Times New Roman" w:cs="Times New Roman"/>
          <w:sz w:val="22"/>
          <w:szCs w:val="22"/>
          <w:lang w:val="fr-FR"/>
        </w:rPr>
        <w:t>une réclamation afin d’évaluer son évolution ou d’effectuer des compléments d’information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. La </w:t>
      </w:r>
      <w:r w:rsidR="00344938">
        <w:rPr>
          <w:rFonts w:ascii="Times New Roman" w:hAnsi="Times New Roman" w:cs="Times New Roman"/>
          <w:sz w:val="22"/>
          <w:szCs w:val="22"/>
          <w:lang w:val="fr-FR"/>
        </w:rPr>
        <w:t>page de ce menu</w:t>
      </w:r>
    </w:p>
    <w:p w14:paraId="22643E62" w14:textId="77777777" w:rsidR="000F595F" w:rsidRDefault="000F595F" w:rsidP="00E7089C">
      <w:pPr>
        <w:tabs>
          <w:tab w:val="left" w:pos="3900"/>
        </w:tabs>
        <w:ind w:left="284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67ABA462" w14:textId="167F29A8" w:rsidR="009E6532" w:rsidRPr="0050459D" w:rsidRDefault="009E6532" w:rsidP="00F54261">
      <w:pPr>
        <w:pStyle w:val="Titre2"/>
        <w:numPr>
          <w:ilvl w:val="1"/>
          <w:numId w:val="21"/>
        </w:numPr>
        <w:rPr>
          <w:rFonts w:ascii="Times New Roman" w:hAnsi="Times New Roman" w:cs="Times New Roman"/>
          <w:b/>
          <w:bCs/>
          <w:color w:val="000000" w:themeColor="text1"/>
          <w:lang w:val="fr-FR"/>
        </w:rPr>
      </w:pPr>
      <w:bookmarkStart w:id="6" w:name="_Toc117007402"/>
      <w:r w:rsidRPr="0050459D">
        <w:rPr>
          <w:rFonts w:ascii="Times New Roman" w:hAnsi="Times New Roman" w:cs="Times New Roman"/>
          <w:b/>
          <w:bCs/>
          <w:color w:val="000000" w:themeColor="text1"/>
          <w:lang w:val="fr-FR"/>
        </w:rPr>
        <w:t>Enregistrement de la réclamation</w:t>
      </w:r>
      <w:bookmarkEnd w:id="6"/>
    </w:p>
    <w:p w14:paraId="23764E3F" w14:textId="2A095DD4" w:rsidR="00007347" w:rsidRDefault="00007347" w:rsidP="00007347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En cliquant sur </w:t>
      </w:r>
      <w:r w:rsidR="00344938">
        <w:rPr>
          <w:rFonts w:ascii="Times New Roman" w:hAnsi="Times New Roman" w:cs="Times New Roman"/>
          <w:sz w:val="22"/>
          <w:szCs w:val="22"/>
          <w:lang w:val="fr-FR"/>
        </w:rPr>
        <w:t>le sous</w:t>
      </w:r>
      <w:r w:rsidR="00182C85">
        <w:rPr>
          <w:rFonts w:ascii="Times New Roman" w:hAnsi="Times New Roman" w:cs="Times New Roman"/>
          <w:sz w:val="22"/>
          <w:szCs w:val="22"/>
          <w:lang w:val="fr-FR"/>
        </w:rPr>
        <w:t>-</w:t>
      </w:r>
      <w:r w:rsidR="00344938">
        <w:rPr>
          <w:rFonts w:ascii="Times New Roman" w:hAnsi="Times New Roman" w:cs="Times New Roman"/>
          <w:sz w:val="22"/>
          <w:szCs w:val="22"/>
          <w:lang w:val="fr-FR"/>
        </w:rPr>
        <w:t xml:space="preserve">menu </w:t>
      </w:r>
      <w:r w:rsidR="00344938" w:rsidRPr="00344938">
        <w:rPr>
          <w:rFonts w:ascii="Times New Roman" w:hAnsi="Times New Roman" w:cs="Times New Roman"/>
          <w:i/>
          <w:iCs/>
          <w:sz w:val="22"/>
          <w:szCs w:val="22"/>
          <w:lang w:val="fr-FR"/>
        </w:rPr>
        <w:t>Enregistrer une réclamation</w:t>
      </w:r>
      <w:r w:rsidR="00344938">
        <w:rPr>
          <w:rFonts w:ascii="Times New Roman" w:hAnsi="Times New Roman" w:cs="Times New Roman"/>
          <w:sz w:val="22"/>
          <w:szCs w:val="22"/>
          <w:lang w:val="fr-FR"/>
        </w:rPr>
        <w:t xml:space="preserve"> du menu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 </w:t>
      </w:r>
      <w:r w:rsidRPr="00007347">
        <w:rPr>
          <w:rFonts w:ascii="Times New Roman" w:hAnsi="Times New Roman" w:cs="Times New Roman"/>
          <w:b/>
          <w:bCs/>
          <w:i/>
          <w:iCs/>
          <w:sz w:val="22"/>
          <w:szCs w:val="22"/>
          <w:lang w:val="fr-FR"/>
        </w:rPr>
        <w:t>Réclamations</w:t>
      </w:r>
      <w:r>
        <w:rPr>
          <w:rFonts w:ascii="Times New Roman" w:hAnsi="Times New Roman" w:cs="Times New Roman"/>
          <w:sz w:val="22"/>
          <w:szCs w:val="22"/>
          <w:lang w:val="fr-FR"/>
        </w:rPr>
        <w:t>, nous sommes redirigés vers une page de formulaire divisée en deux pour renseigner dans un premier temps des informations personnelles puis dans un second temps les informations relatives à la plainte. Parmi les champs obligatoires à renseigner, nous avons :</w:t>
      </w:r>
    </w:p>
    <w:p w14:paraId="18EE7A9E" w14:textId="77777777" w:rsidR="00344938" w:rsidRPr="00344938" w:rsidRDefault="00344938" w:rsidP="00344938">
      <w:pPr>
        <w:pStyle w:val="Paragraphedeliste"/>
        <w:tabs>
          <w:tab w:val="left" w:pos="3900"/>
        </w:tabs>
        <w:ind w:left="114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336F6F19" w14:textId="36CE06FA" w:rsidR="00007347" w:rsidRPr="00007347" w:rsidRDefault="00007347" w:rsidP="00007347">
      <w:pPr>
        <w:pStyle w:val="Paragraphedeliste"/>
        <w:numPr>
          <w:ilvl w:val="0"/>
          <w:numId w:val="13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fr-FR"/>
        </w:rPr>
        <w:t>Informations personnelles</w:t>
      </w:r>
    </w:p>
    <w:p w14:paraId="65016E16" w14:textId="531C91C6" w:rsidR="00007347" w:rsidRDefault="00007347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Préciser si on a un numéro RAVIP, NPI ou aucun des deux</w:t>
      </w:r>
    </w:p>
    <w:p w14:paraId="77D575FE" w14:textId="44FBD1F4" w:rsidR="00007347" w:rsidRDefault="00007347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Numéro RAVIP ou NPI en fonction de ce qui a été coché précédemment</w:t>
      </w:r>
    </w:p>
    <w:p w14:paraId="0BB247C0" w14:textId="351383FB" w:rsidR="00344938" w:rsidRDefault="00344938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Nom du plaignant</w:t>
      </w:r>
    </w:p>
    <w:p w14:paraId="48BB0FE5" w14:textId="44C56147" w:rsidR="00344938" w:rsidRDefault="00344938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Prénom du plaignant</w:t>
      </w:r>
    </w:p>
    <w:p w14:paraId="6331CCC3" w14:textId="0D53627A" w:rsidR="00344938" w:rsidRDefault="00344938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Genre du plaignant</w:t>
      </w:r>
    </w:p>
    <w:p w14:paraId="628AC85D" w14:textId="5F427DCA" w:rsidR="00007347" w:rsidRDefault="00007347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Nom de la mère du réclamant</w:t>
      </w:r>
    </w:p>
    <w:p w14:paraId="14E0A645" w14:textId="7B4BF2E2" w:rsidR="00007347" w:rsidRDefault="00007347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Prénom de la mère du réclamant</w:t>
      </w:r>
    </w:p>
    <w:p w14:paraId="46085317" w14:textId="2468FF93" w:rsidR="00007347" w:rsidRDefault="0078115E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T</w:t>
      </w:r>
      <w:r w:rsidR="00007347">
        <w:rPr>
          <w:rFonts w:ascii="Times New Roman" w:hAnsi="Times New Roman" w:cs="Times New Roman"/>
          <w:sz w:val="22"/>
          <w:szCs w:val="22"/>
          <w:lang w:val="fr-FR"/>
        </w:rPr>
        <w:t>ranche d’âge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 du signaleur</w:t>
      </w:r>
    </w:p>
    <w:p w14:paraId="3158721A" w14:textId="56564E00" w:rsidR="00344938" w:rsidRDefault="00344938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Adresse email (facultatif)</w:t>
      </w:r>
    </w:p>
    <w:p w14:paraId="47FB27F9" w14:textId="516ED2F5" w:rsidR="00344938" w:rsidRPr="00007347" w:rsidRDefault="0078115E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Numéro de téléphone du plaignant</w:t>
      </w:r>
    </w:p>
    <w:p w14:paraId="31AE445A" w14:textId="62ADCCB1" w:rsidR="00007347" w:rsidRPr="00007347" w:rsidRDefault="00007347" w:rsidP="00007347">
      <w:pPr>
        <w:pStyle w:val="Paragraphedeliste"/>
        <w:numPr>
          <w:ilvl w:val="0"/>
          <w:numId w:val="13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fr-FR"/>
        </w:rPr>
        <w:t>Informations relatives à la réclamation</w:t>
      </w:r>
    </w:p>
    <w:p w14:paraId="05810A8A" w14:textId="4734714B" w:rsidR="00007347" w:rsidRDefault="00007347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Lieu d’enregistrement ou d’enrôlement</w:t>
      </w:r>
    </w:p>
    <w:p w14:paraId="427DFB71" w14:textId="429105D2" w:rsidR="00007347" w:rsidRDefault="00D838BC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Catégorie de la réclamation</w:t>
      </w:r>
    </w:p>
    <w:p w14:paraId="20695DB2" w14:textId="2DD4F6C8" w:rsidR="00D838BC" w:rsidRDefault="00D838BC" w:rsidP="00D838BC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Objet de la réclamation</w:t>
      </w:r>
    </w:p>
    <w:p w14:paraId="5CD87846" w14:textId="3D7538F1" w:rsidR="00007347" w:rsidRDefault="00D838BC" w:rsidP="00007347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Description de la réclamation</w:t>
      </w:r>
    </w:p>
    <w:p w14:paraId="778B078B" w14:textId="66FCC1BE" w:rsidR="00007347" w:rsidRDefault="00D838BC" w:rsidP="00D838BC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Attentes par rapport à la réclamation</w:t>
      </w:r>
    </w:p>
    <w:p w14:paraId="106C9C20" w14:textId="5E53DB0D" w:rsidR="00007347" w:rsidRPr="00D838BC" w:rsidRDefault="00D838BC" w:rsidP="00D838BC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Des fichiers d’appui à la réclamation</w:t>
      </w:r>
    </w:p>
    <w:p w14:paraId="599DB9C5" w14:textId="48EC1B90" w:rsidR="00D838BC" w:rsidRDefault="00D838BC" w:rsidP="00D838BC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Une fois ces infos remplies, vous recevrez un message de confirmation par mail et par sms contenant un identifiant de votre réclamation qui vous permettra de suivre son évolution.</w:t>
      </w:r>
      <w:r w:rsidR="00BD67CB">
        <w:rPr>
          <w:rFonts w:ascii="Times New Roman" w:hAnsi="Times New Roman" w:cs="Times New Roman"/>
          <w:sz w:val="22"/>
          <w:szCs w:val="22"/>
          <w:lang w:val="fr-FR"/>
        </w:rPr>
        <w:t xml:space="preserve"> Vous recevrez également un</w:t>
      </w:r>
      <w:r w:rsidR="00BC4887">
        <w:rPr>
          <w:rFonts w:ascii="Times New Roman" w:hAnsi="Times New Roman" w:cs="Times New Roman"/>
          <w:sz w:val="22"/>
          <w:szCs w:val="22"/>
          <w:lang w:val="fr-FR"/>
        </w:rPr>
        <w:t xml:space="preserve">e référence </w:t>
      </w:r>
      <w:r w:rsidR="00BD67CB">
        <w:rPr>
          <w:rFonts w:ascii="Times New Roman" w:hAnsi="Times New Roman" w:cs="Times New Roman"/>
          <w:sz w:val="22"/>
          <w:szCs w:val="22"/>
          <w:lang w:val="fr-FR"/>
        </w:rPr>
        <w:t xml:space="preserve">de </w:t>
      </w:r>
      <w:proofErr w:type="spellStart"/>
      <w:r w:rsidR="00BD67CB">
        <w:rPr>
          <w:rFonts w:ascii="Times New Roman" w:hAnsi="Times New Roman" w:cs="Times New Roman"/>
          <w:sz w:val="22"/>
          <w:szCs w:val="22"/>
          <w:lang w:val="fr-FR"/>
        </w:rPr>
        <w:t>tracking</w:t>
      </w:r>
      <w:proofErr w:type="spellEnd"/>
      <w:r w:rsidR="00BD67CB">
        <w:rPr>
          <w:rFonts w:ascii="Times New Roman" w:hAnsi="Times New Roman" w:cs="Times New Roman"/>
          <w:sz w:val="22"/>
          <w:szCs w:val="22"/>
          <w:lang w:val="fr-FR"/>
        </w:rPr>
        <w:t xml:space="preserve"> de la réclamation.</w:t>
      </w:r>
    </w:p>
    <w:p w14:paraId="3B3DE0A5" w14:textId="77777777" w:rsidR="00BD67CB" w:rsidRDefault="00D838BC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             </w:t>
      </w:r>
    </w:p>
    <w:p w14:paraId="59E65BE0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6CC62BCB" w14:textId="7DC164AF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  <w:r w:rsidRPr="00BD67CB">
        <w:rPr>
          <w:rFonts w:ascii="Times New Roman" w:hAnsi="Times New Roman" w:cs="Times New Roman"/>
          <w:sz w:val="22"/>
          <w:szCs w:val="22"/>
          <w:lang w:val="fr-FR"/>
        </w:rPr>
        <w:drawing>
          <wp:inline distT="0" distB="0" distL="0" distR="0" wp14:anchorId="7F4089CD" wp14:editId="740AF65D">
            <wp:extent cx="6294120" cy="3710152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9337" cy="37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68E3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69F76334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385C6F33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492912F4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0371C332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1F29EBD4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1A62060B" w14:textId="639A4478" w:rsidR="00BD67CB" w:rsidRDefault="00BD67CB" w:rsidP="00BD67CB">
      <w:pPr>
        <w:tabs>
          <w:tab w:val="left" w:pos="3900"/>
        </w:tabs>
        <w:ind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3041A502" w14:textId="515930D5" w:rsidR="00BD67CB" w:rsidRDefault="00BD67CB" w:rsidP="00BD67CB">
      <w:pPr>
        <w:tabs>
          <w:tab w:val="left" w:pos="3900"/>
        </w:tabs>
        <w:ind w:right="57"/>
        <w:rPr>
          <w:rFonts w:ascii="Times New Roman" w:hAnsi="Times New Roman" w:cs="Times New Roman"/>
          <w:sz w:val="22"/>
          <w:szCs w:val="22"/>
          <w:lang w:val="fr-FR"/>
        </w:rPr>
      </w:pPr>
      <w:r w:rsidRPr="00BD67CB">
        <w:rPr>
          <w:rFonts w:ascii="Times New Roman" w:hAnsi="Times New Roman" w:cs="Times New Roman"/>
          <w:sz w:val="22"/>
          <w:szCs w:val="22"/>
          <w:lang w:val="fr-FR"/>
        </w:rPr>
        <w:drawing>
          <wp:inline distT="0" distB="0" distL="0" distR="0" wp14:anchorId="65B346E6" wp14:editId="75DDA879">
            <wp:extent cx="6420309" cy="3163614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45" cy="32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C7AF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51A97AC5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0713F094" w14:textId="2AA471A3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  <w:r w:rsidRPr="00BD67CB">
        <w:rPr>
          <w:rFonts w:ascii="Times New Roman" w:hAnsi="Times New Roman" w:cs="Times New Roman"/>
          <w:sz w:val="22"/>
          <w:szCs w:val="22"/>
          <w:lang w:val="fr-FR"/>
        </w:rPr>
        <w:drawing>
          <wp:inline distT="0" distB="0" distL="0" distR="0" wp14:anchorId="01A84D64" wp14:editId="7FDE72F4">
            <wp:extent cx="6144683" cy="3312795"/>
            <wp:effectExtent l="0" t="0" r="254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0782" cy="333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58B6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6CFF698D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02806078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63333C2F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609109A0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0E1B6E5E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54A5E116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25582F38" w14:textId="77777777" w:rsidR="00BD67CB" w:rsidRDefault="00BD67CB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4BA3D0D2" w14:textId="7AB8F9E8" w:rsidR="00D838BC" w:rsidRPr="00D838BC" w:rsidRDefault="00D838BC" w:rsidP="00D838BC">
      <w:pPr>
        <w:tabs>
          <w:tab w:val="left" w:pos="3900"/>
        </w:tabs>
        <w:ind w:left="425" w:right="57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lastRenderedPageBreak/>
        <w:t xml:space="preserve">     </w:t>
      </w:r>
    </w:p>
    <w:p w14:paraId="260D86E2" w14:textId="4F0AC25C" w:rsidR="00323F9B" w:rsidRPr="0050459D" w:rsidRDefault="00182C85" w:rsidP="00F54261">
      <w:pPr>
        <w:pStyle w:val="Titre2"/>
        <w:numPr>
          <w:ilvl w:val="1"/>
          <w:numId w:val="21"/>
        </w:numPr>
        <w:rPr>
          <w:rFonts w:ascii="Times New Roman" w:hAnsi="Times New Roman" w:cs="Times New Roman"/>
          <w:b/>
          <w:bCs/>
          <w:color w:val="000000" w:themeColor="text1"/>
          <w:lang w:val="fr-FR"/>
        </w:rPr>
      </w:pPr>
      <w:bookmarkStart w:id="7" w:name="_Toc117007403"/>
      <w:r>
        <w:rPr>
          <w:rFonts w:ascii="Times New Roman" w:hAnsi="Times New Roman" w:cs="Times New Roman"/>
          <w:b/>
          <w:bCs/>
          <w:color w:val="000000" w:themeColor="text1"/>
          <w:lang w:val="fr-FR"/>
        </w:rPr>
        <w:t>Traquer une réclamation</w:t>
      </w:r>
      <w:bookmarkEnd w:id="7"/>
    </w:p>
    <w:p w14:paraId="6AB91178" w14:textId="77777777" w:rsidR="00182C85" w:rsidRDefault="00182C85" w:rsidP="0045465B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En cliquant sur le sous-menu </w:t>
      </w:r>
      <w:r>
        <w:rPr>
          <w:rFonts w:ascii="Times New Roman" w:hAnsi="Times New Roman" w:cs="Times New Roman"/>
          <w:i/>
          <w:iCs/>
          <w:sz w:val="22"/>
          <w:szCs w:val="22"/>
          <w:lang w:val="fr-FR"/>
        </w:rPr>
        <w:t>Traquer</w:t>
      </w:r>
      <w:r w:rsidRPr="00344938">
        <w:rPr>
          <w:rFonts w:ascii="Times New Roman" w:hAnsi="Times New Roman" w:cs="Times New Roman"/>
          <w:i/>
          <w:iCs/>
          <w:sz w:val="22"/>
          <w:szCs w:val="22"/>
          <w:lang w:val="fr-FR"/>
        </w:rPr>
        <w:t xml:space="preserve"> une réclamation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 du menu </w:t>
      </w:r>
      <w:r w:rsidRPr="00007347">
        <w:rPr>
          <w:rFonts w:ascii="Times New Roman" w:hAnsi="Times New Roman" w:cs="Times New Roman"/>
          <w:b/>
          <w:bCs/>
          <w:i/>
          <w:iCs/>
          <w:sz w:val="22"/>
          <w:szCs w:val="22"/>
          <w:lang w:val="fr-FR"/>
        </w:rPr>
        <w:t>Réclamations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, nous sommes redirigés vers une page de </w:t>
      </w:r>
      <w:r>
        <w:rPr>
          <w:rFonts w:ascii="Times New Roman" w:hAnsi="Times New Roman" w:cs="Times New Roman"/>
          <w:sz w:val="22"/>
          <w:szCs w:val="22"/>
          <w:lang w:val="fr-FR"/>
        </w:rPr>
        <w:t>contenant un champ permettant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 renseigner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 le code de référence obtenu à la création de la réclamation</w:t>
      </w:r>
      <w:r w:rsidR="0045465B">
        <w:rPr>
          <w:rFonts w:ascii="Times New Roman" w:hAnsi="Times New Roman" w:cs="Times New Roman"/>
          <w:sz w:val="22"/>
          <w:szCs w:val="22"/>
          <w:lang w:val="fr-FR"/>
        </w:rPr>
        <w:t>.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 À partir du résultat du </w:t>
      </w:r>
      <w:proofErr w:type="spellStart"/>
      <w:r>
        <w:rPr>
          <w:rFonts w:ascii="Times New Roman" w:hAnsi="Times New Roman" w:cs="Times New Roman"/>
          <w:sz w:val="22"/>
          <w:szCs w:val="22"/>
          <w:lang w:val="fr-FR"/>
        </w:rPr>
        <w:t>tracking</w:t>
      </w:r>
      <w:proofErr w:type="spellEnd"/>
      <w:r>
        <w:rPr>
          <w:rFonts w:ascii="Times New Roman" w:hAnsi="Times New Roman" w:cs="Times New Roman"/>
          <w:sz w:val="22"/>
          <w:szCs w:val="22"/>
          <w:lang w:val="fr-FR"/>
        </w:rPr>
        <w:t>, on peut voir l’évolution de la réclamation ou éventuellement la solution fournie à la réclamation ou aussi des demandes de compléments d’informations.</w:t>
      </w:r>
    </w:p>
    <w:p w14:paraId="283F862A" w14:textId="77777777" w:rsidR="00182C85" w:rsidRDefault="00182C85" w:rsidP="0045465B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12744CA1" w14:textId="5E686F4D" w:rsidR="004435B5" w:rsidRDefault="00182C85" w:rsidP="0045465B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 w:rsidRPr="00182C85">
        <w:rPr>
          <w:rFonts w:ascii="Times New Roman" w:hAnsi="Times New Roman" w:cs="Times New Roman"/>
          <w:sz w:val="22"/>
          <w:szCs w:val="22"/>
          <w:lang w:val="fr-FR"/>
        </w:rPr>
        <w:drawing>
          <wp:inline distT="0" distB="0" distL="0" distR="0" wp14:anchorId="6782BD67" wp14:editId="1CA7F788">
            <wp:extent cx="5915081" cy="3048000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160" cy="30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65B">
        <w:rPr>
          <w:rFonts w:ascii="Times New Roman" w:hAnsi="Times New Roman" w:cs="Times New Roman"/>
          <w:sz w:val="22"/>
          <w:szCs w:val="22"/>
          <w:lang w:val="fr-FR"/>
        </w:rPr>
        <w:t xml:space="preserve"> </w:t>
      </w:r>
    </w:p>
    <w:p w14:paraId="4AEF1798" w14:textId="77777777" w:rsidR="0045465B" w:rsidRDefault="0045465B" w:rsidP="0045465B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09CB6D75" w14:textId="7DC5BABA" w:rsidR="0045465B" w:rsidRDefault="0045465B" w:rsidP="0045465B">
      <w:pPr>
        <w:tabs>
          <w:tab w:val="left" w:pos="3900"/>
        </w:tabs>
        <w:spacing w:line="276" w:lineRule="auto"/>
        <w:ind w:left="425" w:right="57"/>
        <w:jc w:val="center"/>
        <w:rPr>
          <w:rFonts w:ascii="Times New Roman" w:hAnsi="Times New Roman" w:cs="Times New Roman"/>
          <w:sz w:val="22"/>
          <w:szCs w:val="22"/>
          <w:lang w:val="fr-FR"/>
        </w:rPr>
      </w:pPr>
    </w:p>
    <w:p w14:paraId="25995C58" w14:textId="26A754B2" w:rsidR="00182C85" w:rsidRDefault="00182C85" w:rsidP="0045465B">
      <w:pPr>
        <w:tabs>
          <w:tab w:val="left" w:pos="3900"/>
        </w:tabs>
        <w:spacing w:line="276" w:lineRule="auto"/>
        <w:ind w:left="425" w:right="57"/>
        <w:jc w:val="center"/>
        <w:rPr>
          <w:rFonts w:ascii="Times New Roman" w:hAnsi="Times New Roman" w:cs="Times New Roman"/>
          <w:sz w:val="22"/>
          <w:szCs w:val="22"/>
          <w:lang w:val="fr-FR"/>
        </w:rPr>
      </w:pPr>
      <w:r w:rsidRPr="00182C85">
        <w:rPr>
          <w:rFonts w:ascii="Times New Roman" w:hAnsi="Times New Roman" w:cs="Times New Roman"/>
          <w:sz w:val="22"/>
          <w:szCs w:val="22"/>
          <w:lang w:val="fr-FR"/>
        </w:rPr>
        <w:drawing>
          <wp:inline distT="0" distB="0" distL="0" distR="0" wp14:anchorId="7C68E82F" wp14:editId="61BDADB0">
            <wp:extent cx="6006688" cy="2858814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809" cy="2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6804" w14:textId="303244CF" w:rsidR="0045465B" w:rsidRDefault="0045465B" w:rsidP="0045465B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13868D7F" w14:textId="18C72A9C" w:rsidR="0045465B" w:rsidRDefault="0045465B" w:rsidP="0045465B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414A032C" w14:textId="44BD261C" w:rsidR="0082244D" w:rsidRPr="00157E8A" w:rsidRDefault="0082244D" w:rsidP="00157E8A">
      <w:pPr>
        <w:tabs>
          <w:tab w:val="left" w:pos="3900"/>
        </w:tabs>
        <w:ind w:left="785" w:right="57"/>
        <w:jc w:val="center"/>
        <w:rPr>
          <w:rFonts w:ascii="Times New Roman" w:hAnsi="Times New Roman" w:cs="Times New Roman"/>
          <w:sz w:val="22"/>
          <w:szCs w:val="22"/>
          <w:lang w:val="fr-FR"/>
        </w:rPr>
      </w:pPr>
    </w:p>
    <w:p w14:paraId="793A2488" w14:textId="4698771B" w:rsidR="0082244D" w:rsidRDefault="0082244D" w:rsidP="00A40A27">
      <w:pPr>
        <w:pStyle w:val="Paragraphedeliste"/>
        <w:tabs>
          <w:tab w:val="left" w:pos="3900"/>
        </w:tabs>
        <w:ind w:left="643"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5A7FD27D" w14:textId="77777777" w:rsidR="00115B02" w:rsidRPr="00B64451" w:rsidRDefault="00115B02" w:rsidP="00B64451">
      <w:pPr>
        <w:tabs>
          <w:tab w:val="left" w:pos="3900"/>
        </w:tabs>
        <w:ind w:right="57"/>
        <w:rPr>
          <w:rFonts w:ascii="Times New Roman" w:hAnsi="Times New Roman" w:cs="Times New Roman"/>
          <w:sz w:val="22"/>
          <w:szCs w:val="22"/>
          <w:lang w:val="fr-FR"/>
        </w:rPr>
      </w:pPr>
    </w:p>
    <w:p w14:paraId="72452F9C" w14:textId="20DAF54E" w:rsidR="001A64D7" w:rsidRPr="00843934" w:rsidRDefault="00157E8A" w:rsidP="0045465B">
      <w:pPr>
        <w:pStyle w:val="Titre1"/>
        <w:numPr>
          <w:ilvl w:val="0"/>
          <w:numId w:val="21"/>
        </w:numP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fr-FR"/>
        </w:rPr>
      </w:pPr>
      <w:bookmarkStart w:id="8" w:name="_Toc117007404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fr-FR"/>
        </w:rPr>
        <w:t>SIGNALEMENTS</w:t>
      </w:r>
      <w:bookmarkEnd w:id="8"/>
    </w:p>
    <w:p w14:paraId="08D8000F" w14:textId="7A60B94F" w:rsidR="00F578A5" w:rsidRDefault="00F578A5" w:rsidP="00DA6A39">
      <w:pPr>
        <w:tabs>
          <w:tab w:val="left" w:pos="3900"/>
        </w:tabs>
        <w:spacing w:line="276" w:lineRule="auto"/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7B8940D3" w14:textId="1C03A9AE" w:rsidR="00157E8A" w:rsidRDefault="00157E8A" w:rsidP="0078115E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Grâce au menu </w:t>
      </w:r>
      <w:r w:rsidR="00182C85" w:rsidRPr="00182C85">
        <w:rPr>
          <w:rFonts w:ascii="Times New Roman" w:hAnsi="Times New Roman" w:cs="Times New Roman"/>
          <w:i/>
          <w:iCs/>
          <w:sz w:val="22"/>
          <w:szCs w:val="22"/>
          <w:lang w:val="fr-FR"/>
        </w:rPr>
        <w:t>Faire un s</w:t>
      </w:r>
      <w:r w:rsidRPr="00182C85">
        <w:rPr>
          <w:rFonts w:ascii="Times New Roman" w:hAnsi="Times New Roman" w:cs="Times New Roman"/>
          <w:i/>
          <w:iCs/>
          <w:sz w:val="22"/>
          <w:szCs w:val="22"/>
          <w:lang w:val="fr-FR"/>
        </w:rPr>
        <w:t>ignalement</w:t>
      </w:r>
      <w:r>
        <w:rPr>
          <w:rFonts w:ascii="Times New Roman" w:hAnsi="Times New Roman" w:cs="Times New Roman"/>
          <w:i/>
          <w:iCs/>
          <w:sz w:val="22"/>
          <w:szCs w:val="22"/>
          <w:lang w:val="fr-FR"/>
        </w:rPr>
        <w:t xml:space="preserve">, 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on peut envoyer un signalement, </w:t>
      </w:r>
      <w:r w:rsidR="0078115E">
        <w:rPr>
          <w:rFonts w:ascii="Times New Roman" w:hAnsi="Times New Roman" w:cs="Times New Roman"/>
          <w:sz w:val="22"/>
          <w:szCs w:val="22"/>
          <w:lang w:val="fr-FR"/>
        </w:rPr>
        <w:t>par rapport à un service de l’ANIP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. </w:t>
      </w:r>
      <w:r w:rsidR="0078115E">
        <w:rPr>
          <w:rFonts w:ascii="Times New Roman" w:hAnsi="Times New Roman" w:cs="Times New Roman"/>
          <w:sz w:val="22"/>
          <w:szCs w:val="22"/>
          <w:lang w:val="fr-FR"/>
        </w:rPr>
        <w:t xml:space="preserve">En cliquant sur ce menu </w:t>
      </w:r>
      <w:r w:rsidR="0078115E">
        <w:rPr>
          <w:rFonts w:ascii="Times New Roman" w:hAnsi="Times New Roman" w:cs="Times New Roman"/>
          <w:sz w:val="22"/>
          <w:szCs w:val="22"/>
          <w:lang w:val="fr-FR"/>
        </w:rPr>
        <w:t>nous sommes redirigés vers une page de formulaire divisée en deux pour renseigner dans un premier temps des informations personnelles puis dans un second temps les informations relatives à la plainte. Parmi les champs obligatoires à renseigner, nous avons :</w:t>
      </w:r>
    </w:p>
    <w:p w14:paraId="5B88D99C" w14:textId="77777777" w:rsidR="00157E8A" w:rsidRPr="00007347" w:rsidRDefault="00157E8A" w:rsidP="00157E8A">
      <w:pPr>
        <w:pStyle w:val="Paragraphedeliste"/>
        <w:numPr>
          <w:ilvl w:val="0"/>
          <w:numId w:val="13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fr-FR"/>
        </w:rPr>
        <w:t>Informations personnelles</w:t>
      </w:r>
    </w:p>
    <w:p w14:paraId="2C11125C" w14:textId="77777777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Préciser si on a un numéro RAVIP, NPI ou aucun des deux</w:t>
      </w:r>
    </w:p>
    <w:p w14:paraId="25FA2159" w14:textId="53912E3C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Numéro RAVIP ou NPI en fonction de ce qui a été coché précédemment</w:t>
      </w:r>
    </w:p>
    <w:p w14:paraId="03A78C37" w14:textId="0FE4ABD3" w:rsidR="0078115E" w:rsidRDefault="0078115E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Nom du signaleur</w:t>
      </w:r>
    </w:p>
    <w:p w14:paraId="52A06BF5" w14:textId="222D5540" w:rsidR="0078115E" w:rsidRDefault="0078115E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Prénom(s) du signaleur</w:t>
      </w:r>
    </w:p>
    <w:p w14:paraId="402C4DAB" w14:textId="354594CF" w:rsidR="0078115E" w:rsidRDefault="0078115E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Genre du signaleur</w:t>
      </w:r>
    </w:p>
    <w:p w14:paraId="07DE2994" w14:textId="77777777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Nom de la mère du réclamant</w:t>
      </w:r>
    </w:p>
    <w:p w14:paraId="70EDC8DC" w14:textId="77777777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Prénom de la mère du réclamant</w:t>
      </w:r>
    </w:p>
    <w:p w14:paraId="6D3FA5AB" w14:textId="239FE88F" w:rsidR="00157E8A" w:rsidRDefault="0078115E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T</w:t>
      </w:r>
      <w:r w:rsidR="00157E8A">
        <w:rPr>
          <w:rFonts w:ascii="Times New Roman" w:hAnsi="Times New Roman" w:cs="Times New Roman"/>
          <w:sz w:val="22"/>
          <w:szCs w:val="22"/>
          <w:lang w:val="fr-FR"/>
        </w:rPr>
        <w:t>ranche d’âge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 signaleur</w:t>
      </w:r>
    </w:p>
    <w:p w14:paraId="48A96A79" w14:textId="46517D79" w:rsidR="0078115E" w:rsidRDefault="0078115E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Email du signaleur</w:t>
      </w:r>
    </w:p>
    <w:p w14:paraId="3F47604D" w14:textId="08AF4FA8" w:rsidR="0078115E" w:rsidRPr="00007347" w:rsidRDefault="0078115E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Numéro de téléphone du signaleur</w:t>
      </w:r>
    </w:p>
    <w:p w14:paraId="2E1EB75E" w14:textId="5C751196" w:rsidR="00527DAC" w:rsidRPr="00527DAC" w:rsidRDefault="00157E8A" w:rsidP="00527DAC">
      <w:pPr>
        <w:pStyle w:val="Paragraphedeliste"/>
        <w:numPr>
          <w:ilvl w:val="0"/>
          <w:numId w:val="13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fr-FR"/>
        </w:rPr>
        <w:t>Informations relatives au signalement</w:t>
      </w:r>
    </w:p>
    <w:p w14:paraId="0E3E61DB" w14:textId="123087C7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Lieu d’enregistrement ou d’enrôlement</w:t>
      </w:r>
    </w:p>
    <w:p w14:paraId="6AD5A06D" w14:textId="15A090C9" w:rsidR="00527DAC" w:rsidRDefault="00527DAC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Préciser si on doit signaler une entité, une personne ou autre</w:t>
      </w:r>
    </w:p>
    <w:p w14:paraId="4BDF2D96" w14:textId="395598D7" w:rsidR="00527DAC" w:rsidRDefault="00527DAC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Renseigner les informations par rapport à ce qui est signalé</w:t>
      </w:r>
    </w:p>
    <w:p w14:paraId="0A3CD4FF" w14:textId="78CB073D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Catégorie d</w:t>
      </w:r>
      <w:r w:rsidR="00527DAC">
        <w:rPr>
          <w:rFonts w:ascii="Times New Roman" w:hAnsi="Times New Roman" w:cs="Times New Roman"/>
          <w:sz w:val="22"/>
          <w:szCs w:val="22"/>
          <w:lang w:val="fr-FR"/>
        </w:rPr>
        <w:t>u signalement</w:t>
      </w:r>
    </w:p>
    <w:p w14:paraId="5AC3E438" w14:textId="6D48E67B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Objet d</w:t>
      </w:r>
      <w:r w:rsidR="00527DAC">
        <w:rPr>
          <w:rFonts w:ascii="Times New Roman" w:hAnsi="Times New Roman" w:cs="Times New Roman"/>
          <w:sz w:val="22"/>
          <w:szCs w:val="22"/>
          <w:lang w:val="fr-FR"/>
        </w:rPr>
        <w:t>u signalement</w:t>
      </w:r>
    </w:p>
    <w:p w14:paraId="28173148" w14:textId="373EAEAF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Description d</w:t>
      </w:r>
      <w:r w:rsidR="007B47FE">
        <w:rPr>
          <w:rFonts w:ascii="Times New Roman" w:hAnsi="Times New Roman" w:cs="Times New Roman"/>
          <w:sz w:val="22"/>
          <w:szCs w:val="22"/>
          <w:lang w:val="fr-FR"/>
        </w:rPr>
        <w:t>u signalement</w:t>
      </w:r>
    </w:p>
    <w:p w14:paraId="1CCA5114" w14:textId="096BA79E" w:rsidR="00157E8A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Attentes par rapport </w:t>
      </w:r>
      <w:r w:rsidR="007B47FE">
        <w:rPr>
          <w:rFonts w:ascii="Times New Roman" w:hAnsi="Times New Roman" w:cs="Times New Roman"/>
          <w:sz w:val="22"/>
          <w:szCs w:val="22"/>
          <w:lang w:val="fr-FR"/>
        </w:rPr>
        <w:t>au signalement</w:t>
      </w:r>
    </w:p>
    <w:p w14:paraId="18952F67" w14:textId="22CFB607" w:rsidR="00157E8A" w:rsidRPr="00D838BC" w:rsidRDefault="00157E8A" w:rsidP="00157E8A">
      <w:pPr>
        <w:pStyle w:val="Paragraphedeliste"/>
        <w:numPr>
          <w:ilvl w:val="0"/>
          <w:numId w:val="14"/>
        </w:num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Des fichiers d’appui </w:t>
      </w:r>
      <w:r w:rsidR="007B47FE">
        <w:rPr>
          <w:rFonts w:ascii="Times New Roman" w:hAnsi="Times New Roman" w:cs="Times New Roman"/>
          <w:sz w:val="22"/>
          <w:szCs w:val="22"/>
          <w:lang w:val="fr-FR"/>
        </w:rPr>
        <w:t>au signalement</w:t>
      </w:r>
    </w:p>
    <w:p w14:paraId="2E4852AB" w14:textId="60A60B95" w:rsidR="00157E8A" w:rsidRDefault="00157E8A" w:rsidP="00157E8A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Une fois ces infos remplies, vous recevrez un message de confirmation par mail et par sms contenant </w:t>
      </w:r>
      <w:r w:rsidR="0078115E">
        <w:rPr>
          <w:rFonts w:ascii="Times New Roman" w:hAnsi="Times New Roman" w:cs="Times New Roman"/>
          <w:sz w:val="22"/>
          <w:szCs w:val="22"/>
          <w:lang w:val="fr-FR"/>
        </w:rPr>
        <w:t xml:space="preserve">la référence </w:t>
      </w:r>
      <w:r>
        <w:rPr>
          <w:rFonts w:ascii="Times New Roman" w:hAnsi="Times New Roman" w:cs="Times New Roman"/>
          <w:sz w:val="22"/>
          <w:szCs w:val="22"/>
          <w:lang w:val="fr-FR"/>
        </w:rPr>
        <w:t xml:space="preserve">de votre </w:t>
      </w:r>
      <w:r w:rsidR="007B47FE">
        <w:rPr>
          <w:rFonts w:ascii="Times New Roman" w:hAnsi="Times New Roman" w:cs="Times New Roman"/>
          <w:sz w:val="22"/>
          <w:szCs w:val="22"/>
          <w:lang w:val="fr-FR"/>
        </w:rPr>
        <w:t>signalement</w:t>
      </w:r>
      <w:r>
        <w:rPr>
          <w:rFonts w:ascii="Times New Roman" w:hAnsi="Times New Roman" w:cs="Times New Roman"/>
          <w:sz w:val="22"/>
          <w:szCs w:val="22"/>
          <w:lang w:val="fr-FR"/>
        </w:rPr>
        <w:t>.</w:t>
      </w:r>
    </w:p>
    <w:p w14:paraId="76EA7DC9" w14:textId="15A74E35" w:rsidR="0078115E" w:rsidRDefault="0020541B" w:rsidP="00534D44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 w:rsidRPr="00BD67CB">
        <w:rPr>
          <w:rFonts w:ascii="Times New Roman" w:hAnsi="Times New Roman" w:cs="Times New Roman"/>
          <w:sz w:val="22"/>
          <w:szCs w:val="22"/>
          <w:lang w:val="fr-FR"/>
        </w:rPr>
        <w:drawing>
          <wp:inline distT="0" distB="0" distL="0" distR="0" wp14:anchorId="18B51E89" wp14:editId="41AB1059">
            <wp:extent cx="5421137" cy="3195145"/>
            <wp:effectExtent l="0" t="0" r="1905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07" cy="32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164D" w14:textId="7F825956" w:rsidR="00534D44" w:rsidRDefault="00534D44" w:rsidP="00534D44">
      <w:pPr>
        <w:tabs>
          <w:tab w:val="left" w:pos="3900"/>
        </w:tabs>
        <w:spacing w:line="276" w:lineRule="auto"/>
        <w:ind w:left="425"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 w:rsidRPr="00534D44">
        <w:rPr>
          <w:rFonts w:ascii="Times New Roman" w:hAnsi="Times New Roman" w:cs="Times New Roman"/>
          <w:sz w:val="22"/>
          <w:szCs w:val="22"/>
          <w:lang w:val="fr-FR"/>
        </w:rPr>
        <w:lastRenderedPageBreak/>
        <w:drawing>
          <wp:inline distT="0" distB="0" distL="0" distR="0" wp14:anchorId="46AA4389" wp14:editId="3B2B6B59">
            <wp:extent cx="6084343" cy="286893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2347" cy="287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757" w14:textId="65EFB887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3886F13B" w14:textId="6F7097C6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4D7B6CC2" w14:textId="398791C8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20F07DC6" w14:textId="1C4CBC6B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46E524F8" w14:textId="20669ACC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1B4D4D51" w14:textId="47315C68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4BB2E30A" w14:textId="4ACFC1C7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1F49DE1D" w14:textId="123E721E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00ACA0A6" w14:textId="52D53092" w:rsidR="0078115E" w:rsidRDefault="0078115E" w:rsidP="00157E8A">
      <w:pPr>
        <w:tabs>
          <w:tab w:val="left" w:pos="3900"/>
        </w:tabs>
        <w:ind w:left="425" w:right="57"/>
        <w:rPr>
          <w:rFonts w:ascii="Times New Roman" w:hAnsi="Times New Roman" w:cs="Times New Roman"/>
          <w:noProof/>
          <w:sz w:val="22"/>
          <w:szCs w:val="22"/>
          <w:lang w:val="fr-FR"/>
        </w:rPr>
      </w:pPr>
    </w:p>
    <w:p w14:paraId="0382E1EC" w14:textId="77777777" w:rsidR="00157E8A" w:rsidRDefault="00157E8A" w:rsidP="00157E8A">
      <w:p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4F21D34E" w14:textId="77777777" w:rsidR="00157E8A" w:rsidRDefault="00157E8A" w:rsidP="00157E8A">
      <w:p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</w:p>
    <w:p w14:paraId="37C16E09" w14:textId="7399C0C0" w:rsidR="001C12A5" w:rsidRPr="0020541B" w:rsidRDefault="00157E8A" w:rsidP="0020541B">
      <w:pPr>
        <w:tabs>
          <w:tab w:val="left" w:pos="3900"/>
        </w:tabs>
        <w:ind w:right="57"/>
        <w:jc w:val="both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ab/>
        <w:t xml:space="preserve">     </w:t>
      </w:r>
    </w:p>
    <w:sectPr w:rsidR="001C12A5" w:rsidRPr="0020541B" w:rsidSect="002C421A">
      <w:headerReference w:type="default" r:id="rId18"/>
      <w:footerReference w:type="even" r:id="rId19"/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966CA" w14:textId="77777777" w:rsidR="00B00EB9" w:rsidRDefault="00B00EB9" w:rsidP="00582AB0">
      <w:r>
        <w:separator/>
      </w:r>
    </w:p>
  </w:endnote>
  <w:endnote w:type="continuationSeparator" w:id="0">
    <w:p w14:paraId="624F1D02" w14:textId="77777777" w:rsidR="00B00EB9" w:rsidRDefault="00B00EB9" w:rsidP="00582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887936488"/>
      <w:docPartObj>
        <w:docPartGallery w:val="Page Numbers (Bottom of Page)"/>
        <w:docPartUnique/>
      </w:docPartObj>
    </w:sdtPr>
    <w:sdtContent>
      <w:p w14:paraId="3ED4BEC5" w14:textId="04CD9D23" w:rsidR="00DE6061" w:rsidRDefault="00DE6061" w:rsidP="00182D3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31024318" w14:textId="77777777" w:rsidR="00DE6061" w:rsidRDefault="00DE6061" w:rsidP="00DE606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auListe4-Accentuation6"/>
      <w:tblW w:w="5000" w:type="pct"/>
      <w:tblLook w:val="04A0" w:firstRow="1" w:lastRow="0" w:firstColumn="1" w:lastColumn="0" w:noHBand="0" w:noVBand="1"/>
    </w:tblPr>
    <w:tblGrid>
      <w:gridCol w:w="4528"/>
      <w:gridCol w:w="4488"/>
    </w:tblGrid>
    <w:tr w:rsidR="00DE6061" w14:paraId="1EA49AE0" w14:textId="77777777" w:rsidTr="00DE606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14:paraId="14F84988" w14:textId="77777777" w:rsidR="00DE6061" w:rsidRDefault="00DE6061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</w:tcPr>
        <w:p w14:paraId="1429B229" w14:textId="77777777" w:rsidR="00DE6061" w:rsidRDefault="00DE6061">
          <w:pPr>
            <w:pStyle w:val="En-tte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DE6061" w14:paraId="140571C3" w14:textId="77777777" w:rsidTr="00DE6061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trPr>
      <w:sdt>
        <w:sdtPr>
          <w:rPr>
            <w:rFonts w:ascii="Times New Roman" w:hAnsi="Times New Roman" w:cs="Times New Roman"/>
            <w:i/>
            <w:iCs/>
            <w:sz w:val="16"/>
            <w:szCs w:val="16"/>
            <w:lang w:val="fr-FR"/>
          </w:rPr>
          <w:alias w:val="Auteur"/>
          <w:tag w:val=""/>
          <w:id w:val="1534151868"/>
          <w:placeholder>
            <w:docPart w:val="8B4CED5D5F1DD249A117515142D63A0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14:paraId="2BD63DE5" w14:textId="5E5A426B" w:rsidR="00DE6061" w:rsidRDefault="00DE6061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DE6061">
                <w:rPr>
                  <w:rFonts w:ascii="Times New Roman" w:hAnsi="Times New Roman" w:cs="Times New Roman"/>
                  <w:i/>
                  <w:iCs/>
                  <w:sz w:val="16"/>
                  <w:szCs w:val="16"/>
                  <w:lang w:val="fr-FR"/>
                </w:rPr>
                <w:t>Mécanisme de Sauvegarde des Droits des Usagers (MSDU)</w:t>
              </w:r>
            </w:p>
          </w:tc>
        </w:sdtContent>
      </w:sdt>
      <w:tc>
        <w:tcPr>
          <w:tcW w:w="4674" w:type="dxa"/>
        </w:tcPr>
        <w:p w14:paraId="55114EB6" w14:textId="77777777" w:rsidR="00DE6061" w:rsidRDefault="00DE6061">
          <w:pPr>
            <w:pStyle w:val="Pieddepage"/>
            <w:jc w:val="right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4E56CC" w14:textId="215D57A6" w:rsidR="00582AB0" w:rsidRPr="00DE6061" w:rsidRDefault="00582AB0" w:rsidP="00DE6061">
    <w:pPr>
      <w:pStyle w:val="Pieddepage"/>
      <w:ind w:right="360"/>
      <w:rPr>
        <w:rFonts w:ascii="Times New Roman" w:hAnsi="Times New Roman" w:cs="Times New Roman"/>
        <w:i/>
        <w:iCs/>
        <w:sz w:val="20"/>
        <w:szCs w:val="20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9D283" w14:textId="77777777" w:rsidR="00B00EB9" w:rsidRDefault="00B00EB9" w:rsidP="00582AB0">
      <w:r>
        <w:separator/>
      </w:r>
    </w:p>
  </w:footnote>
  <w:footnote w:type="continuationSeparator" w:id="0">
    <w:p w14:paraId="66E7C3F0" w14:textId="77777777" w:rsidR="00B00EB9" w:rsidRDefault="00B00EB9" w:rsidP="00582A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347"/>
      <w:gridCol w:w="6669"/>
    </w:tblGrid>
    <w:tr w:rsidR="00582AB0" w:rsidRPr="00A5714E" w14:paraId="724CC14E" w14:textId="77777777" w:rsidTr="006C380A">
      <w:trPr>
        <w:trHeight w:val="680"/>
        <w:jc w:val="center"/>
      </w:trPr>
      <w:tc>
        <w:tcPr>
          <w:tcW w:w="2449" w:type="dxa"/>
        </w:tcPr>
        <w:p w14:paraId="2D567B1C" w14:textId="77777777" w:rsidR="00582AB0" w:rsidRPr="00A5714E" w:rsidRDefault="00582AB0" w:rsidP="00582AB0">
          <w:pPr>
            <w:jc w:val="center"/>
            <w:rPr>
              <w:rFonts w:eastAsia="Times New Roman"/>
              <w:lang w:eastAsia="fr-FR"/>
            </w:rPr>
          </w:pPr>
          <w:r w:rsidRPr="008B199B">
            <w:rPr>
              <w:rFonts w:ascii="Century Gothic" w:eastAsia="Times New Roman" w:hAnsi="Century Gothic"/>
              <w:b/>
              <w:noProof/>
              <w:spacing w:val="16"/>
              <w:sz w:val="28"/>
              <w:szCs w:val="28"/>
              <w:lang w:val="fr-FR" w:eastAsia="fr-FR"/>
            </w:rPr>
            <w:drawing>
              <wp:inline distT="0" distB="0" distL="0" distR="0" wp14:anchorId="05A0C9A5" wp14:editId="04647F9C">
                <wp:extent cx="825500" cy="596900"/>
                <wp:effectExtent l="0" t="0" r="12700" b="12700"/>
                <wp:docPr id="9" name="Image 1" descr="LOGO DM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6" descr="LOGO DM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5500" cy="59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81" w:type="dxa"/>
        </w:tcPr>
        <w:p w14:paraId="69BD9EC3" w14:textId="77777777" w:rsidR="00582AB0" w:rsidRPr="00A5714E" w:rsidRDefault="00582AB0" w:rsidP="00582AB0">
          <w:pPr>
            <w:jc w:val="center"/>
            <w:rPr>
              <w:rFonts w:ascii="Arial" w:eastAsia="Times New Roman" w:hAnsi="Arial" w:cs="Arial"/>
              <w:b/>
              <w:sz w:val="8"/>
              <w:szCs w:val="8"/>
              <w:lang w:eastAsia="fr-FR"/>
            </w:rPr>
          </w:pPr>
        </w:p>
        <w:p w14:paraId="2A808485" w14:textId="77777777" w:rsidR="00582AB0" w:rsidRPr="00A5714E" w:rsidRDefault="00582AB0" w:rsidP="00582AB0">
          <w:pPr>
            <w:jc w:val="center"/>
            <w:rPr>
              <w:rFonts w:ascii="Arial" w:eastAsia="Times New Roman" w:hAnsi="Arial" w:cs="Arial"/>
              <w:sz w:val="8"/>
              <w:szCs w:val="8"/>
              <w:lang w:eastAsia="fr-FR"/>
            </w:rPr>
          </w:pPr>
        </w:p>
        <w:p w14:paraId="1F68A874" w14:textId="77777777" w:rsidR="00582AB0" w:rsidRPr="00A5714E" w:rsidRDefault="00582AB0" w:rsidP="00582AB0">
          <w:pPr>
            <w:jc w:val="center"/>
            <w:rPr>
              <w:rFonts w:ascii="Arial" w:eastAsia="Times New Roman" w:hAnsi="Arial" w:cs="Arial"/>
              <w:b/>
              <w:sz w:val="18"/>
              <w:szCs w:val="18"/>
              <w:lang w:eastAsia="fr-FR"/>
            </w:rPr>
          </w:pPr>
          <w:r w:rsidRPr="00A5714E">
            <w:rPr>
              <w:rFonts w:ascii="Arial" w:eastAsia="Times New Roman" w:hAnsi="Arial" w:cs="Arial"/>
              <w:b/>
              <w:sz w:val="18"/>
              <w:szCs w:val="18"/>
              <w:lang w:eastAsia="fr-FR"/>
            </w:rPr>
            <w:t>Djondo Management &amp;</w:t>
          </w:r>
          <w:r>
            <w:rPr>
              <w:rFonts w:ascii="Arial" w:eastAsia="Times New Roman" w:hAnsi="Arial" w:cs="Arial"/>
              <w:b/>
              <w:sz w:val="18"/>
              <w:szCs w:val="18"/>
              <w:lang w:eastAsia="fr-FR"/>
            </w:rPr>
            <w:t xml:space="preserve"> </w:t>
          </w:r>
          <w:r w:rsidRPr="00A5714E">
            <w:rPr>
              <w:rFonts w:ascii="Arial" w:eastAsia="Times New Roman" w:hAnsi="Arial" w:cs="Arial"/>
              <w:b/>
              <w:sz w:val="18"/>
              <w:szCs w:val="18"/>
              <w:lang w:eastAsia="fr-FR"/>
            </w:rPr>
            <w:t>Development</w:t>
          </w:r>
        </w:p>
        <w:p w14:paraId="0D131E38" w14:textId="77777777" w:rsidR="00582AB0" w:rsidRPr="00A5714E" w:rsidRDefault="00582AB0" w:rsidP="00582AB0">
          <w:pPr>
            <w:jc w:val="center"/>
            <w:rPr>
              <w:rFonts w:ascii="Arial" w:eastAsia="Times New Roman" w:hAnsi="Arial" w:cs="Arial"/>
              <w:b/>
              <w:sz w:val="4"/>
              <w:szCs w:val="18"/>
              <w:lang w:eastAsia="fr-FR"/>
            </w:rPr>
          </w:pPr>
        </w:p>
        <w:p w14:paraId="317B0709" w14:textId="77777777" w:rsidR="00582AB0" w:rsidRPr="00A5714E" w:rsidRDefault="00582AB0" w:rsidP="00582AB0">
          <w:pPr>
            <w:jc w:val="center"/>
            <w:rPr>
              <w:rFonts w:ascii="Arial" w:eastAsia="Times New Roman" w:hAnsi="Arial" w:cs="Arial"/>
              <w:sz w:val="16"/>
              <w:szCs w:val="18"/>
              <w:lang w:eastAsia="fr-FR"/>
            </w:rPr>
          </w:pPr>
          <w:r w:rsidRPr="00A5714E">
            <w:rPr>
              <w:rFonts w:ascii="Arial" w:eastAsia="Times New Roman" w:hAnsi="Arial" w:cs="Arial"/>
              <w:sz w:val="16"/>
              <w:szCs w:val="18"/>
              <w:lang w:eastAsia="fr-FR"/>
            </w:rPr>
            <w:t xml:space="preserve">01BP8118 Cotonou, Bénin, Tél. : +229 21.31.66.73 / 95.97.97.95 </w:t>
          </w:r>
        </w:p>
        <w:p w14:paraId="57C9C30D" w14:textId="77777777" w:rsidR="00582AB0" w:rsidRPr="00A5714E" w:rsidRDefault="00582AB0" w:rsidP="00582AB0">
          <w:pPr>
            <w:jc w:val="center"/>
            <w:rPr>
              <w:rFonts w:ascii="Arial" w:eastAsia="Times New Roman" w:hAnsi="Arial" w:cs="Arial"/>
              <w:sz w:val="8"/>
              <w:szCs w:val="8"/>
              <w:lang w:eastAsia="fr-FR"/>
            </w:rPr>
          </w:pPr>
          <w:r w:rsidRPr="00A5714E">
            <w:rPr>
              <w:rFonts w:ascii="Arial" w:eastAsia="Times New Roman" w:hAnsi="Arial" w:cs="Arial"/>
              <w:sz w:val="16"/>
              <w:szCs w:val="18"/>
              <w:lang w:eastAsia="fr-FR"/>
            </w:rPr>
            <w:t xml:space="preserve">Site web: </w:t>
          </w:r>
          <w:hyperlink r:id="rId2" w:history="1">
            <w:r w:rsidRPr="00A5714E">
              <w:rPr>
                <w:rFonts w:ascii="Arial" w:eastAsia="Times New Roman" w:hAnsi="Arial" w:cs="Arial"/>
                <w:color w:val="0000FF"/>
                <w:sz w:val="16"/>
                <w:szCs w:val="18"/>
                <w:u w:val="single"/>
                <w:lang w:eastAsia="fr-FR"/>
              </w:rPr>
              <w:t>www.dmdconsult.com</w:t>
            </w:r>
          </w:hyperlink>
        </w:p>
      </w:tc>
    </w:tr>
  </w:tbl>
  <w:p w14:paraId="77E486B5" w14:textId="77777777" w:rsidR="00582AB0" w:rsidRDefault="00582AB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904"/>
    <w:multiLevelType w:val="multilevel"/>
    <w:tmpl w:val="7EA4FF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637FC1"/>
    <w:multiLevelType w:val="hybridMultilevel"/>
    <w:tmpl w:val="B6B4A9E0"/>
    <w:lvl w:ilvl="0" w:tplc="57A6D852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  <w:color w:val="FF9900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F903A9E"/>
    <w:multiLevelType w:val="hybridMultilevel"/>
    <w:tmpl w:val="7B469DE2"/>
    <w:lvl w:ilvl="0" w:tplc="040C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" w15:restartNumberingAfterBreak="0">
    <w:nsid w:val="123350E2"/>
    <w:multiLevelType w:val="hybridMultilevel"/>
    <w:tmpl w:val="D3DE7830"/>
    <w:lvl w:ilvl="0" w:tplc="63A2B5C0">
      <w:start w:val="1"/>
      <w:numFmt w:val="lowerLetter"/>
      <w:lvlText w:val="%1."/>
      <w:lvlJc w:val="left"/>
      <w:pPr>
        <w:tabs>
          <w:tab w:val="num" w:pos="578"/>
        </w:tabs>
        <w:ind w:left="5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00" w:hanging="360"/>
      </w:pPr>
    </w:lvl>
    <w:lvl w:ilvl="2" w:tplc="040C001B" w:tentative="1">
      <w:start w:val="1"/>
      <w:numFmt w:val="lowerRoman"/>
      <w:lvlText w:val="%3."/>
      <w:lvlJc w:val="right"/>
      <w:pPr>
        <w:ind w:left="2020" w:hanging="180"/>
      </w:pPr>
    </w:lvl>
    <w:lvl w:ilvl="3" w:tplc="040C000F" w:tentative="1">
      <w:start w:val="1"/>
      <w:numFmt w:val="decimal"/>
      <w:lvlText w:val="%4."/>
      <w:lvlJc w:val="left"/>
      <w:pPr>
        <w:ind w:left="2740" w:hanging="360"/>
      </w:pPr>
    </w:lvl>
    <w:lvl w:ilvl="4" w:tplc="040C0019" w:tentative="1">
      <w:start w:val="1"/>
      <w:numFmt w:val="lowerLetter"/>
      <w:lvlText w:val="%5."/>
      <w:lvlJc w:val="left"/>
      <w:pPr>
        <w:ind w:left="3460" w:hanging="360"/>
      </w:pPr>
    </w:lvl>
    <w:lvl w:ilvl="5" w:tplc="040C001B" w:tentative="1">
      <w:start w:val="1"/>
      <w:numFmt w:val="lowerRoman"/>
      <w:lvlText w:val="%6."/>
      <w:lvlJc w:val="right"/>
      <w:pPr>
        <w:ind w:left="4180" w:hanging="180"/>
      </w:pPr>
    </w:lvl>
    <w:lvl w:ilvl="6" w:tplc="040C000F" w:tentative="1">
      <w:start w:val="1"/>
      <w:numFmt w:val="decimal"/>
      <w:lvlText w:val="%7."/>
      <w:lvlJc w:val="left"/>
      <w:pPr>
        <w:ind w:left="4900" w:hanging="360"/>
      </w:pPr>
    </w:lvl>
    <w:lvl w:ilvl="7" w:tplc="040C0019" w:tentative="1">
      <w:start w:val="1"/>
      <w:numFmt w:val="lowerLetter"/>
      <w:lvlText w:val="%8."/>
      <w:lvlJc w:val="left"/>
      <w:pPr>
        <w:ind w:left="5620" w:hanging="360"/>
      </w:pPr>
    </w:lvl>
    <w:lvl w:ilvl="8" w:tplc="040C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 w15:restartNumberingAfterBreak="0">
    <w:nsid w:val="16D05CE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37524C"/>
    <w:multiLevelType w:val="multilevel"/>
    <w:tmpl w:val="7D4067DC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08D6A0C"/>
    <w:multiLevelType w:val="hybridMultilevel"/>
    <w:tmpl w:val="65E447F6"/>
    <w:lvl w:ilvl="0" w:tplc="2570BB20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010D3"/>
    <w:multiLevelType w:val="hybridMultilevel"/>
    <w:tmpl w:val="4256603C"/>
    <w:lvl w:ilvl="0" w:tplc="57A6D852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  <w:color w:val="FF9900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24E464E"/>
    <w:multiLevelType w:val="hybridMultilevel"/>
    <w:tmpl w:val="BF04A0A6"/>
    <w:lvl w:ilvl="0" w:tplc="040C0017">
      <w:start w:val="1"/>
      <w:numFmt w:val="lowerLetter"/>
      <w:lvlText w:val="%1)"/>
      <w:lvlJc w:val="left"/>
      <w:pPr>
        <w:ind w:left="927" w:hanging="360"/>
      </w:p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7843EC5"/>
    <w:multiLevelType w:val="hybridMultilevel"/>
    <w:tmpl w:val="ABDC92BA"/>
    <w:lvl w:ilvl="0" w:tplc="763C4D78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color w:val="ED7D31" w:themeColor="accent2"/>
      </w:rPr>
    </w:lvl>
    <w:lvl w:ilvl="1" w:tplc="040C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67308D3"/>
    <w:multiLevelType w:val="multilevel"/>
    <w:tmpl w:val="D624DA3A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eastAsiaTheme="majorEastAsia" w:hAnsi="Times New Roman" w:cs="Times New Roman" w:hint="default"/>
        <w:color w:val="70AD47" w:themeColor="accent6"/>
        <w:sz w:val="32"/>
      </w:rPr>
    </w:lvl>
    <w:lvl w:ilvl="1">
      <w:start w:val="2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11" w15:restartNumberingAfterBreak="0">
    <w:nsid w:val="3BFA1590"/>
    <w:multiLevelType w:val="hybridMultilevel"/>
    <w:tmpl w:val="72AC8D86"/>
    <w:lvl w:ilvl="0" w:tplc="763C4D78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color w:val="ED7D31" w:themeColor="accent2"/>
      </w:rPr>
    </w:lvl>
    <w:lvl w:ilvl="1" w:tplc="040C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3FAA1A4B"/>
    <w:multiLevelType w:val="multilevel"/>
    <w:tmpl w:val="550E95FA"/>
    <w:lvl w:ilvl="0">
      <w:start w:val="3"/>
      <w:numFmt w:val="decimal"/>
      <w:lvlText w:val="%1."/>
      <w:lvlJc w:val="left"/>
      <w:pPr>
        <w:ind w:left="684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3">
      <w:start w:val="1"/>
      <w:numFmt w:val="lowerLetter"/>
      <w:lvlText w:val="%4)"/>
      <w:lvlJc w:val="left"/>
      <w:pPr>
        <w:ind w:left="927" w:hanging="360"/>
      </w:p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42A3990"/>
    <w:multiLevelType w:val="hybridMultilevel"/>
    <w:tmpl w:val="2CB09F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5E4236"/>
    <w:multiLevelType w:val="hybridMultilevel"/>
    <w:tmpl w:val="2648FF64"/>
    <w:lvl w:ilvl="0" w:tplc="57A6D852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FF9900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FC75467"/>
    <w:multiLevelType w:val="multilevel"/>
    <w:tmpl w:val="550E95FA"/>
    <w:lvl w:ilvl="0">
      <w:start w:val="3"/>
      <w:numFmt w:val="decimal"/>
      <w:lvlText w:val="%1."/>
      <w:lvlJc w:val="left"/>
      <w:pPr>
        <w:ind w:left="684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3">
      <w:start w:val="1"/>
      <w:numFmt w:val="lowerLetter"/>
      <w:lvlText w:val="%4)"/>
      <w:lvlJc w:val="left"/>
      <w:pPr>
        <w:ind w:left="927" w:hanging="360"/>
      </w:p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004751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1F4AA2"/>
    <w:multiLevelType w:val="multilevel"/>
    <w:tmpl w:val="D8445A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1601C88"/>
    <w:multiLevelType w:val="hybridMultilevel"/>
    <w:tmpl w:val="D5F0DA7E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56F36106"/>
    <w:multiLevelType w:val="multilevel"/>
    <w:tmpl w:val="C6264DD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8836F1E"/>
    <w:multiLevelType w:val="multilevel"/>
    <w:tmpl w:val="550E95FA"/>
    <w:lvl w:ilvl="0">
      <w:start w:val="3"/>
      <w:numFmt w:val="decimal"/>
      <w:lvlText w:val="%1."/>
      <w:lvlJc w:val="left"/>
      <w:pPr>
        <w:ind w:left="684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3">
      <w:start w:val="1"/>
      <w:numFmt w:val="lowerLetter"/>
      <w:lvlText w:val="%4)"/>
      <w:lvlJc w:val="left"/>
      <w:pPr>
        <w:ind w:left="927" w:hanging="360"/>
      </w:p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E93699D"/>
    <w:multiLevelType w:val="hybridMultilevel"/>
    <w:tmpl w:val="51CA1B08"/>
    <w:lvl w:ilvl="0" w:tplc="148ECF60">
      <w:start w:val="4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2226D8C"/>
    <w:multiLevelType w:val="hybridMultilevel"/>
    <w:tmpl w:val="0BEA90B2"/>
    <w:lvl w:ilvl="0" w:tplc="57A6D852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  <w:color w:val="FF9900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63C65FD5"/>
    <w:multiLevelType w:val="hybridMultilevel"/>
    <w:tmpl w:val="8EFE438E"/>
    <w:lvl w:ilvl="0" w:tplc="763C4D78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color w:val="ED7D31" w:themeColor="accent2"/>
      </w:rPr>
    </w:lvl>
    <w:lvl w:ilvl="1" w:tplc="040C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670D2A43"/>
    <w:multiLevelType w:val="multilevel"/>
    <w:tmpl w:val="0090E5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7946A09"/>
    <w:multiLevelType w:val="hybridMultilevel"/>
    <w:tmpl w:val="2378FC74"/>
    <w:lvl w:ilvl="0" w:tplc="040C0017">
      <w:start w:val="1"/>
      <w:numFmt w:val="lowerLetter"/>
      <w:lvlText w:val="%1)"/>
      <w:lvlJc w:val="left"/>
      <w:pPr>
        <w:ind w:left="927" w:hanging="360"/>
      </w:p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976300D"/>
    <w:multiLevelType w:val="multilevel"/>
    <w:tmpl w:val="550E95FA"/>
    <w:lvl w:ilvl="0">
      <w:start w:val="3"/>
      <w:numFmt w:val="decimal"/>
      <w:lvlText w:val="%1."/>
      <w:lvlJc w:val="left"/>
      <w:pPr>
        <w:ind w:left="684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3">
      <w:start w:val="1"/>
      <w:numFmt w:val="lowerLetter"/>
      <w:lvlText w:val="%4)"/>
      <w:lvlJc w:val="left"/>
      <w:pPr>
        <w:ind w:left="927" w:hanging="360"/>
      </w:p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D28654A"/>
    <w:multiLevelType w:val="hybridMultilevel"/>
    <w:tmpl w:val="0DC48110"/>
    <w:lvl w:ilvl="0" w:tplc="DC2E5E4C">
      <w:start w:val="3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834772"/>
    <w:multiLevelType w:val="hybridMultilevel"/>
    <w:tmpl w:val="DB9A6400"/>
    <w:lvl w:ilvl="0" w:tplc="763C4D78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color w:val="ED7D31" w:themeColor="accent2"/>
      </w:rPr>
    </w:lvl>
    <w:lvl w:ilvl="1" w:tplc="040C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9ED519A"/>
    <w:multiLevelType w:val="hybridMultilevel"/>
    <w:tmpl w:val="8A8A37F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D57CE1"/>
    <w:multiLevelType w:val="hybridMultilevel"/>
    <w:tmpl w:val="E6C0DC14"/>
    <w:lvl w:ilvl="0" w:tplc="040C0017">
      <w:start w:val="1"/>
      <w:numFmt w:val="lowerLetter"/>
      <w:lvlText w:val="%1)"/>
      <w:lvlJc w:val="left"/>
      <w:pPr>
        <w:ind w:left="927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8357">
    <w:abstractNumId w:val="5"/>
  </w:num>
  <w:num w:numId="2" w16cid:durableId="1572427337">
    <w:abstractNumId w:val="14"/>
  </w:num>
  <w:num w:numId="3" w16cid:durableId="950865334">
    <w:abstractNumId w:val="0"/>
  </w:num>
  <w:num w:numId="4" w16cid:durableId="98569167">
    <w:abstractNumId w:val="3"/>
  </w:num>
  <w:num w:numId="5" w16cid:durableId="1681816449">
    <w:abstractNumId w:val="4"/>
  </w:num>
  <w:num w:numId="6" w16cid:durableId="2013295959">
    <w:abstractNumId w:val="17"/>
  </w:num>
  <w:num w:numId="7" w16cid:durableId="1377001317">
    <w:abstractNumId w:val="18"/>
  </w:num>
  <w:num w:numId="8" w16cid:durableId="226648640">
    <w:abstractNumId w:val="9"/>
  </w:num>
  <w:num w:numId="9" w16cid:durableId="1457797933">
    <w:abstractNumId w:val="13"/>
  </w:num>
  <w:num w:numId="10" w16cid:durableId="1874220653">
    <w:abstractNumId w:val="29"/>
  </w:num>
  <w:num w:numId="11" w16cid:durableId="92284201">
    <w:abstractNumId w:val="19"/>
  </w:num>
  <w:num w:numId="12" w16cid:durableId="520358429">
    <w:abstractNumId w:val="23"/>
  </w:num>
  <w:num w:numId="13" w16cid:durableId="1698042206">
    <w:abstractNumId w:val="11"/>
  </w:num>
  <w:num w:numId="14" w16cid:durableId="255214753">
    <w:abstractNumId w:val="2"/>
  </w:num>
  <w:num w:numId="15" w16cid:durableId="898050927">
    <w:abstractNumId w:val="28"/>
  </w:num>
  <w:num w:numId="16" w16cid:durableId="481430530">
    <w:abstractNumId w:val="16"/>
  </w:num>
  <w:num w:numId="17" w16cid:durableId="2014725901">
    <w:abstractNumId w:val="24"/>
  </w:num>
  <w:num w:numId="18" w16cid:durableId="2022312323">
    <w:abstractNumId w:val="6"/>
  </w:num>
  <w:num w:numId="19" w16cid:durableId="1195731209">
    <w:abstractNumId w:val="10"/>
  </w:num>
  <w:num w:numId="20" w16cid:durableId="860317677">
    <w:abstractNumId w:val="27"/>
  </w:num>
  <w:num w:numId="21" w16cid:durableId="408427686">
    <w:abstractNumId w:val="20"/>
  </w:num>
  <w:num w:numId="22" w16cid:durableId="1723406002">
    <w:abstractNumId w:val="22"/>
  </w:num>
  <w:num w:numId="23" w16cid:durableId="163279720">
    <w:abstractNumId w:val="7"/>
  </w:num>
  <w:num w:numId="24" w16cid:durableId="868563533">
    <w:abstractNumId w:val="8"/>
  </w:num>
  <w:num w:numId="25" w16cid:durableId="772357651">
    <w:abstractNumId w:val="25"/>
  </w:num>
  <w:num w:numId="26" w16cid:durableId="1786078076">
    <w:abstractNumId w:val="1"/>
  </w:num>
  <w:num w:numId="27" w16cid:durableId="1110277580">
    <w:abstractNumId w:val="21"/>
  </w:num>
  <w:num w:numId="28" w16cid:durableId="1049957017">
    <w:abstractNumId w:val="30"/>
  </w:num>
  <w:num w:numId="29" w16cid:durableId="602616004">
    <w:abstractNumId w:val="26"/>
  </w:num>
  <w:num w:numId="30" w16cid:durableId="1434207139">
    <w:abstractNumId w:val="12"/>
  </w:num>
  <w:num w:numId="31" w16cid:durableId="1018460934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A49"/>
    <w:rsid w:val="00003778"/>
    <w:rsid w:val="000041CA"/>
    <w:rsid w:val="00005413"/>
    <w:rsid w:val="00005B7F"/>
    <w:rsid w:val="00007347"/>
    <w:rsid w:val="00007B79"/>
    <w:rsid w:val="000116B4"/>
    <w:rsid w:val="00013151"/>
    <w:rsid w:val="00013239"/>
    <w:rsid w:val="00013436"/>
    <w:rsid w:val="00015987"/>
    <w:rsid w:val="00016434"/>
    <w:rsid w:val="0001782E"/>
    <w:rsid w:val="00021010"/>
    <w:rsid w:val="0002129C"/>
    <w:rsid w:val="00023BC1"/>
    <w:rsid w:val="000255F8"/>
    <w:rsid w:val="00027F2F"/>
    <w:rsid w:val="00031510"/>
    <w:rsid w:val="00032ADF"/>
    <w:rsid w:val="00032C8E"/>
    <w:rsid w:val="00035501"/>
    <w:rsid w:val="0004129B"/>
    <w:rsid w:val="0004765B"/>
    <w:rsid w:val="0005109D"/>
    <w:rsid w:val="00053980"/>
    <w:rsid w:val="00055567"/>
    <w:rsid w:val="000571A4"/>
    <w:rsid w:val="0006162A"/>
    <w:rsid w:val="00062BF0"/>
    <w:rsid w:val="00067EA4"/>
    <w:rsid w:val="0007334C"/>
    <w:rsid w:val="0007415E"/>
    <w:rsid w:val="00075E7B"/>
    <w:rsid w:val="00080BF5"/>
    <w:rsid w:val="0008394D"/>
    <w:rsid w:val="00085251"/>
    <w:rsid w:val="00086DB4"/>
    <w:rsid w:val="000904DE"/>
    <w:rsid w:val="000923F1"/>
    <w:rsid w:val="0009357C"/>
    <w:rsid w:val="000A10E1"/>
    <w:rsid w:val="000A202A"/>
    <w:rsid w:val="000A66D8"/>
    <w:rsid w:val="000A7A1B"/>
    <w:rsid w:val="000B36D8"/>
    <w:rsid w:val="000B3D2B"/>
    <w:rsid w:val="000C0F6B"/>
    <w:rsid w:val="000C1D94"/>
    <w:rsid w:val="000C52FD"/>
    <w:rsid w:val="000D08F6"/>
    <w:rsid w:val="000D14AE"/>
    <w:rsid w:val="000D33DE"/>
    <w:rsid w:val="000D4DD5"/>
    <w:rsid w:val="000E21E8"/>
    <w:rsid w:val="000E5414"/>
    <w:rsid w:val="000F1C0F"/>
    <w:rsid w:val="000F2493"/>
    <w:rsid w:val="000F595F"/>
    <w:rsid w:val="000F6201"/>
    <w:rsid w:val="000F7AD0"/>
    <w:rsid w:val="00110889"/>
    <w:rsid w:val="00110B32"/>
    <w:rsid w:val="00111FBE"/>
    <w:rsid w:val="00112823"/>
    <w:rsid w:val="00112ED4"/>
    <w:rsid w:val="00113C51"/>
    <w:rsid w:val="001157A4"/>
    <w:rsid w:val="00115B02"/>
    <w:rsid w:val="00116A02"/>
    <w:rsid w:val="001265D6"/>
    <w:rsid w:val="00126D40"/>
    <w:rsid w:val="00133E40"/>
    <w:rsid w:val="0013524E"/>
    <w:rsid w:val="00135319"/>
    <w:rsid w:val="00137323"/>
    <w:rsid w:val="00137355"/>
    <w:rsid w:val="001401B2"/>
    <w:rsid w:val="0014184D"/>
    <w:rsid w:val="001464FB"/>
    <w:rsid w:val="00150667"/>
    <w:rsid w:val="00151821"/>
    <w:rsid w:val="00151A30"/>
    <w:rsid w:val="001520F5"/>
    <w:rsid w:val="0015575D"/>
    <w:rsid w:val="0015796C"/>
    <w:rsid w:val="00157E8A"/>
    <w:rsid w:val="001614B0"/>
    <w:rsid w:val="0016155E"/>
    <w:rsid w:val="001616E7"/>
    <w:rsid w:val="001652D6"/>
    <w:rsid w:val="00170665"/>
    <w:rsid w:val="00171286"/>
    <w:rsid w:val="00171A2C"/>
    <w:rsid w:val="00171AB4"/>
    <w:rsid w:val="001728CB"/>
    <w:rsid w:val="00173074"/>
    <w:rsid w:val="00174EE7"/>
    <w:rsid w:val="001755DC"/>
    <w:rsid w:val="00175C05"/>
    <w:rsid w:val="00177E60"/>
    <w:rsid w:val="00180D4A"/>
    <w:rsid w:val="00180F94"/>
    <w:rsid w:val="001817EB"/>
    <w:rsid w:val="00182C85"/>
    <w:rsid w:val="00183F14"/>
    <w:rsid w:val="001844D5"/>
    <w:rsid w:val="00184622"/>
    <w:rsid w:val="00185F9C"/>
    <w:rsid w:val="00187658"/>
    <w:rsid w:val="0018784C"/>
    <w:rsid w:val="001901D4"/>
    <w:rsid w:val="00192665"/>
    <w:rsid w:val="00194631"/>
    <w:rsid w:val="00194954"/>
    <w:rsid w:val="001A22A1"/>
    <w:rsid w:val="001A2A3B"/>
    <w:rsid w:val="001A2A48"/>
    <w:rsid w:val="001A64D7"/>
    <w:rsid w:val="001A74B9"/>
    <w:rsid w:val="001A74CC"/>
    <w:rsid w:val="001B6FF2"/>
    <w:rsid w:val="001C12A5"/>
    <w:rsid w:val="001C2F77"/>
    <w:rsid w:val="001C399D"/>
    <w:rsid w:val="001C694E"/>
    <w:rsid w:val="001D0FB6"/>
    <w:rsid w:val="001D2B81"/>
    <w:rsid w:val="001D72F2"/>
    <w:rsid w:val="001E51BE"/>
    <w:rsid w:val="001E5894"/>
    <w:rsid w:val="001E63C1"/>
    <w:rsid w:val="001E6598"/>
    <w:rsid w:val="001E7B9A"/>
    <w:rsid w:val="001F16FC"/>
    <w:rsid w:val="001F273D"/>
    <w:rsid w:val="001F69CF"/>
    <w:rsid w:val="00202DCA"/>
    <w:rsid w:val="00203967"/>
    <w:rsid w:val="00204D1F"/>
    <w:rsid w:val="0020541B"/>
    <w:rsid w:val="00207847"/>
    <w:rsid w:val="00210F92"/>
    <w:rsid w:val="00211176"/>
    <w:rsid w:val="00212EC7"/>
    <w:rsid w:val="00217266"/>
    <w:rsid w:val="002174ED"/>
    <w:rsid w:val="00221788"/>
    <w:rsid w:val="00221D03"/>
    <w:rsid w:val="002256E3"/>
    <w:rsid w:val="00225BCE"/>
    <w:rsid w:val="00225C7B"/>
    <w:rsid w:val="00226B66"/>
    <w:rsid w:val="002308B8"/>
    <w:rsid w:val="002317FF"/>
    <w:rsid w:val="00235FB0"/>
    <w:rsid w:val="00236A6D"/>
    <w:rsid w:val="00237719"/>
    <w:rsid w:val="00240C2C"/>
    <w:rsid w:val="00250557"/>
    <w:rsid w:val="00254CA0"/>
    <w:rsid w:val="00255C4B"/>
    <w:rsid w:val="002576A9"/>
    <w:rsid w:val="00261420"/>
    <w:rsid w:val="00263B5C"/>
    <w:rsid w:val="002661E9"/>
    <w:rsid w:val="002711C1"/>
    <w:rsid w:val="002719DA"/>
    <w:rsid w:val="00272C5E"/>
    <w:rsid w:val="0027317F"/>
    <w:rsid w:val="0027388B"/>
    <w:rsid w:val="002764F2"/>
    <w:rsid w:val="00277D84"/>
    <w:rsid w:val="00280175"/>
    <w:rsid w:val="00282ACE"/>
    <w:rsid w:val="00284620"/>
    <w:rsid w:val="00285A7D"/>
    <w:rsid w:val="00286D00"/>
    <w:rsid w:val="00286E98"/>
    <w:rsid w:val="0029003B"/>
    <w:rsid w:val="00291B2B"/>
    <w:rsid w:val="00293B2D"/>
    <w:rsid w:val="002954FC"/>
    <w:rsid w:val="00295507"/>
    <w:rsid w:val="00296519"/>
    <w:rsid w:val="00296DA0"/>
    <w:rsid w:val="002A4CA4"/>
    <w:rsid w:val="002A707E"/>
    <w:rsid w:val="002B2DF4"/>
    <w:rsid w:val="002B4433"/>
    <w:rsid w:val="002B5429"/>
    <w:rsid w:val="002B5CF1"/>
    <w:rsid w:val="002B6E53"/>
    <w:rsid w:val="002C0871"/>
    <w:rsid w:val="002C0B28"/>
    <w:rsid w:val="002C264C"/>
    <w:rsid w:val="002C421A"/>
    <w:rsid w:val="002C767E"/>
    <w:rsid w:val="002D00ED"/>
    <w:rsid w:val="002D2A1B"/>
    <w:rsid w:val="002D541E"/>
    <w:rsid w:val="002D5B84"/>
    <w:rsid w:val="002D6EBA"/>
    <w:rsid w:val="002E068D"/>
    <w:rsid w:val="002E21A5"/>
    <w:rsid w:val="002E52E3"/>
    <w:rsid w:val="002E77D3"/>
    <w:rsid w:val="002F0E2A"/>
    <w:rsid w:val="002F151B"/>
    <w:rsid w:val="002F152A"/>
    <w:rsid w:val="002F4B44"/>
    <w:rsid w:val="002F6008"/>
    <w:rsid w:val="002F61FE"/>
    <w:rsid w:val="002F793F"/>
    <w:rsid w:val="00300A00"/>
    <w:rsid w:val="00301575"/>
    <w:rsid w:val="00302A8A"/>
    <w:rsid w:val="0030517E"/>
    <w:rsid w:val="003109C5"/>
    <w:rsid w:val="00312161"/>
    <w:rsid w:val="0031421C"/>
    <w:rsid w:val="0031424D"/>
    <w:rsid w:val="00316506"/>
    <w:rsid w:val="00320835"/>
    <w:rsid w:val="003215B0"/>
    <w:rsid w:val="003224F9"/>
    <w:rsid w:val="00323F9B"/>
    <w:rsid w:val="00324697"/>
    <w:rsid w:val="00325212"/>
    <w:rsid w:val="0032623C"/>
    <w:rsid w:val="0032669F"/>
    <w:rsid w:val="003336A5"/>
    <w:rsid w:val="00337664"/>
    <w:rsid w:val="0034330F"/>
    <w:rsid w:val="003436A3"/>
    <w:rsid w:val="00344938"/>
    <w:rsid w:val="0034730E"/>
    <w:rsid w:val="0035164D"/>
    <w:rsid w:val="0035250D"/>
    <w:rsid w:val="00352D7D"/>
    <w:rsid w:val="003540BA"/>
    <w:rsid w:val="0035555F"/>
    <w:rsid w:val="0035717F"/>
    <w:rsid w:val="00361882"/>
    <w:rsid w:val="0036392D"/>
    <w:rsid w:val="00363DC4"/>
    <w:rsid w:val="00363E09"/>
    <w:rsid w:val="0036406E"/>
    <w:rsid w:val="00364EC9"/>
    <w:rsid w:val="003671A0"/>
    <w:rsid w:val="00370016"/>
    <w:rsid w:val="003724F0"/>
    <w:rsid w:val="00374F31"/>
    <w:rsid w:val="003767F1"/>
    <w:rsid w:val="003768C5"/>
    <w:rsid w:val="00377D72"/>
    <w:rsid w:val="003817B3"/>
    <w:rsid w:val="0038209C"/>
    <w:rsid w:val="003824F0"/>
    <w:rsid w:val="00385B49"/>
    <w:rsid w:val="00385BEB"/>
    <w:rsid w:val="00386210"/>
    <w:rsid w:val="00390733"/>
    <w:rsid w:val="00393400"/>
    <w:rsid w:val="0039359F"/>
    <w:rsid w:val="00397E85"/>
    <w:rsid w:val="003A4A12"/>
    <w:rsid w:val="003A4A45"/>
    <w:rsid w:val="003A5C97"/>
    <w:rsid w:val="003A5E4F"/>
    <w:rsid w:val="003B0C4B"/>
    <w:rsid w:val="003B5D2C"/>
    <w:rsid w:val="003C1D08"/>
    <w:rsid w:val="003C3A98"/>
    <w:rsid w:val="003C5501"/>
    <w:rsid w:val="003C5BD4"/>
    <w:rsid w:val="003D4CDC"/>
    <w:rsid w:val="003D7494"/>
    <w:rsid w:val="003E007C"/>
    <w:rsid w:val="003E01E8"/>
    <w:rsid w:val="003E211B"/>
    <w:rsid w:val="003E2ACC"/>
    <w:rsid w:val="003E45BB"/>
    <w:rsid w:val="003E4C5D"/>
    <w:rsid w:val="003E52BB"/>
    <w:rsid w:val="003E5304"/>
    <w:rsid w:val="003E5723"/>
    <w:rsid w:val="003F0930"/>
    <w:rsid w:val="003F0F0A"/>
    <w:rsid w:val="003F102A"/>
    <w:rsid w:val="003F1625"/>
    <w:rsid w:val="003F4786"/>
    <w:rsid w:val="003F5A2A"/>
    <w:rsid w:val="003F70F0"/>
    <w:rsid w:val="003F7397"/>
    <w:rsid w:val="003F7B72"/>
    <w:rsid w:val="004013BC"/>
    <w:rsid w:val="00404BBA"/>
    <w:rsid w:val="00410D87"/>
    <w:rsid w:val="00415F59"/>
    <w:rsid w:val="00417D82"/>
    <w:rsid w:val="00421FBD"/>
    <w:rsid w:val="00423A77"/>
    <w:rsid w:val="004335A7"/>
    <w:rsid w:val="00435F22"/>
    <w:rsid w:val="0043705A"/>
    <w:rsid w:val="00437FA0"/>
    <w:rsid w:val="00441F93"/>
    <w:rsid w:val="0044307D"/>
    <w:rsid w:val="004435B5"/>
    <w:rsid w:val="00444379"/>
    <w:rsid w:val="004458E3"/>
    <w:rsid w:val="00450243"/>
    <w:rsid w:val="0045294D"/>
    <w:rsid w:val="00452C25"/>
    <w:rsid w:val="0045465B"/>
    <w:rsid w:val="00455181"/>
    <w:rsid w:val="00460527"/>
    <w:rsid w:val="00460DE4"/>
    <w:rsid w:val="00460F76"/>
    <w:rsid w:val="0046139A"/>
    <w:rsid w:val="00461984"/>
    <w:rsid w:val="004706EA"/>
    <w:rsid w:val="00470D5E"/>
    <w:rsid w:val="00472C2C"/>
    <w:rsid w:val="00472E25"/>
    <w:rsid w:val="004741A8"/>
    <w:rsid w:val="004746C2"/>
    <w:rsid w:val="004748C8"/>
    <w:rsid w:val="004818EC"/>
    <w:rsid w:val="004831EC"/>
    <w:rsid w:val="00491BF3"/>
    <w:rsid w:val="0049212B"/>
    <w:rsid w:val="00497BDB"/>
    <w:rsid w:val="004A0A08"/>
    <w:rsid w:val="004A3943"/>
    <w:rsid w:val="004B030A"/>
    <w:rsid w:val="004B0EE0"/>
    <w:rsid w:val="004B1983"/>
    <w:rsid w:val="004B6D5C"/>
    <w:rsid w:val="004B72AD"/>
    <w:rsid w:val="004B796F"/>
    <w:rsid w:val="004C0BA8"/>
    <w:rsid w:val="004C154D"/>
    <w:rsid w:val="004C2370"/>
    <w:rsid w:val="004C4303"/>
    <w:rsid w:val="004C5582"/>
    <w:rsid w:val="004C5783"/>
    <w:rsid w:val="004C58A0"/>
    <w:rsid w:val="004C7034"/>
    <w:rsid w:val="004D011A"/>
    <w:rsid w:val="004D48F4"/>
    <w:rsid w:val="004E0286"/>
    <w:rsid w:val="004E1190"/>
    <w:rsid w:val="004E119D"/>
    <w:rsid w:val="004E1DB5"/>
    <w:rsid w:val="004E1E1A"/>
    <w:rsid w:val="004E2F56"/>
    <w:rsid w:val="004F1160"/>
    <w:rsid w:val="004F3A6D"/>
    <w:rsid w:val="005013A6"/>
    <w:rsid w:val="0050459D"/>
    <w:rsid w:val="00504DAF"/>
    <w:rsid w:val="00505633"/>
    <w:rsid w:val="00506346"/>
    <w:rsid w:val="00511D62"/>
    <w:rsid w:val="00513184"/>
    <w:rsid w:val="00514AED"/>
    <w:rsid w:val="00515164"/>
    <w:rsid w:val="00515441"/>
    <w:rsid w:val="00516D3D"/>
    <w:rsid w:val="00516EFB"/>
    <w:rsid w:val="005216C3"/>
    <w:rsid w:val="00523828"/>
    <w:rsid w:val="00523DDA"/>
    <w:rsid w:val="00525B3C"/>
    <w:rsid w:val="00527B9B"/>
    <w:rsid w:val="00527DAC"/>
    <w:rsid w:val="00531BC0"/>
    <w:rsid w:val="00532CC2"/>
    <w:rsid w:val="00532E4F"/>
    <w:rsid w:val="00534D44"/>
    <w:rsid w:val="00534F09"/>
    <w:rsid w:val="00536609"/>
    <w:rsid w:val="00540E29"/>
    <w:rsid w:val="00543EA7"/>
    <w:rsid w:val="005467E6"/>
    <w:rsid w:val="00547AA2"/>
    <w:rsid w:val="0055050F"/>
    <w:rsid w:val="00550FCD"/>
    <w:rsid w:val="005511F9"/>
    <w:rsid w:val="00551A99"/>
    <w:rsid w:val="00556F0A"/>
    <w:rsid w:val="00563C91"/>
    <w:rsid w:val="00564FC0"/>
    <w:rsid w:val="00566078"/>
    <w:rsid w:val="005743D4"/>
    <w:rsid w:val="00576000"/>
    <w:rsid w:val="00576F86"/>
    <w:rsid w:val="00580F68"/>
    <w:rsid w:val="005818D7"/>
    <w:rsid w:val="00582AB0"/>
    <w:rsid w:val="0058359F"/>
    <w:rsid w:val="00585C49"/>
    <w:rsid w:val="005867E6"/>
    <w:rsid w:val="005872C0"/>
    <w:rsid w:val="00590ECB"/>
    <w:rsid w:val="00591315"/>
    <w:rsid w:val="005939BF"/>
    <w:rsid w:val="00595D0D"/>
    <w:rsid w:val="005963DE"/>
    <w:rsid w:val="005A05A1"/>
    <w:rsid w:val="005A4DFB"/>
    <w:rsid w:val="005B0003"/>
    <w:rsid w:val="005B099B"/>
    <w:rsid w:val="005B4CBD"/>
    <w:rsid w:val="005C1C82"/>
    <w:rsid w:val="005C5B21"/>
    <w:rsid w:val="005D0548"/>
    <w:rsid w:val="005D2E24"/>
    <w:rsid w:val="005D312F"/>
    <w:rsid w:val="005D3AED"/>
    <w:rsid w:val="005D72B0"/>
    <w:rsid w:val="005E5E0D"/>
    <w:rsid w:val="005E6608"/>
    <w:rsid w:val="005F1072"/>
    <w:rsid w:val="005F2578"/>
    <w:rsid w:val="005F2A0F"/>
    <w:rsid w:val="005F2FB1"/>
    <w:rsid w:val="005F337E"/>
    <w:rsid w:val="005F376B"/>
    <w:rsid w:val="005F5FB6"/>
    <w:rsid w:val="005F6834"/>
    <w:rsid w:val="0060164B"/>
    <w:rsid w:val="006050A9"/>
    <w:rsid w:val="00605DB7"/>
    <w:rsid w:val="00607506"/>
    <w:rsid w:val="00607991"/>
    <w:rsid w:val="00610FF2"/>
    <w:rsid w:val="0061121F"/>
    <w:rsid w:val="0061304B"/>
    <w:rsid w:val="00626EE9"/>
    <w:rsid w:val="00627F19"/>
    <w:rsid w:val="0063695E"/>
    <w:rsid w:val="006463F2"/>
    <w:rsid w:val="00647B2D"/>
    <w:rsid w:val="00654B1A"/>
    <w:rsid w:val="0065787B"/>
    <w:rsid w:val="00660477"/>
    <w:rsid w:val="0066234D"/>
    <w:rsid w:val="00673B21"/>
    <w:rsid w:val="00675206"/>
    <w:rsid w:val="00675A7E"/>
    <w:rsid w:val="00681D3F"/>
    <w:rsid w:val="0068257E"/>
    <w:rsid w:val="0068386C"/>
    <w:rsid w:val="006855E8"/>
    <w:rsid w:val="0068719D"/>
    <w:rsid w:val="00687D5D"/>
    <w:rsid w:val="00692439"/>
    <w:rsid w:val="006949F6"/>
    <w:rsid w:val="00696DF2"/>
    <w:rsid w:val="006970FF"/>
    <w:rsid w:val="006A0E99"/>
    <w:rsid w:val="006A273F"/>
    <w:rsid w:val="006A3169"/>
    <w:rsid w:val="006A3F00"/>
    <w:rsid w:val="006A4796"/>
    <w:rsid w:val="006A55DB"/>
    <w:rsid w:val="006B21F8"/>
    <w:rsid w:val="006B5FDA"/>
    <w:rsid w:val="006B612F"/>
    <w:rsid w:val="006B6B8F"/>
    <w:rsid w:val="006C36E0"/>
    <w:rsid w:val="006C3AA7"/>
    <w:rsid w:val="006C46D8"/>
    <w:rsid w:val="006C50B5"/>
    <w:rsid w:val="006C534A"/>
    <w:rsid w:val="006C5BCA"/>
    <w:rsid w:val="006D0BDA"/>
    <w:rsid w:val="006D1724"/>
    <w:rsid w:val="006D28EF"/>
    <w:rsid w:val="006D5FF5"/>
    <w:rsid w:val="006E02B8"/>
    <w:rsid w:val="006E6B5D"/>
    <w:rsid w:val="006E7B7D"/>
    <w:rsid w:val="006F1F1B"/>
    <w:rsid w:val="006F2A85"/>
    <w:rsid w:val="006F44B9"/>
    <w:rsid w:val="006F68CA"/>
    <w:rsid w:val="00702A43"/>
    <w:rsid w:val="00703FC7"/>
    <w:rsid w:val="00704CEE"/>
    <w:rsid w:val="0070558B"/>
    <w:rsid w:val="007061E2"/>
    <w:rsid w:val="0071142F"/>
    <w:rsid w:val="007117F5"/>
    <w:rsid w:val="0071543F"/>
    <w:rsid w:val="00715A19"/>
    <w:rsid w:val="00716D08"/>
    <w:rsid w:val="00724139"/>
    <w:rsid w:val="00724D96"/>
    <w:rsid w:val="00726902"/>
    <w:rsid w:val="0072733D"/>
    <w:rsid w:val="007311A5"/>
    <w:rsid w:val="00733344"/>
    <w:rsid w:val="0073339F"/>
    <w:rsid w:val="00733CA3"/>
    <w:rsid w:val="0074166C"/>
    <w:rsid w:val="00741FCD"/>
    <w:rsid w:val="00742379"/>
    <w:rsid w:val="00745A0B"/>
    <w:rsid w:val="00745A80"/>
    <w:rsid w:val="007463CB"/>
    <w:rsid w:val="00753EF4"/>
    <w:rsid w:val="00754040"/>
    <w:rsid w:val="00754A96"/>
    <w:rsid w:val="007579D4"/>
    <w:rsid w:val="0076074B"/>
    <w:rsid w:val="00761786"/>
    <w:rsid w:val="007624E1"/>
    <w:rsid w:val="007637F6"/>
    <w:rsid w:val="0076403B"/>
    <w:rsid w:val="00766013"/>
    <w:rsid w:val="007700B5"/>
    <w:rsid w:val="007702DE"/>
    <w:rsid w:val="00771B6F"/>
    <w:rsid w:val="00771EA0"/>
    <w:rsid w:val="007726A8"/>
    <w:rsid w:val="00775062"/>
    <w:rsid w:val="0077632A"/>
    <w:rsid w:val="007804BF"/>
    <w:rsid w:val="0078115E"/>
    <w:rsid w:val="00785C95"/>
    <w:rsid w:val="007919A1"/>
    <w:rsid w:val="00791B50"/>
    <w:rsid w:val="00791D29"/>
    <w:rsid w:val="00795D4F"/>
    <w:rsid w:val="00796FEB"/>
    <w:rsid w:val="0079719A"/>
    <w:rsid w:val="00797AF4"/>
    <w:rsid w:val="007A4DB6"/>
    <w:rsid w:val="007B005C"/>
    <w:rsid w:val="007B47FE"/>
    <w:rsid w:val="007B63A4"/>
    <w:rsid w:val="007C1E0A"/>
    <w:rsid w:val="007C3231"/>
    <w:rsid w:val="007D236E"/>
    <w:rsid w:val="007D4863"/>
    <w:rsid w:val="007E015A"/>
    <w:rsid w:val="007E120C"/>
    <w:rsid w:val="007E1719"/>
    <w:rsid w:val="007E21EE"/>
    <w:rsid w:val="007E6054"/>
    <w:rsid w:val="007E6EAC"/>
    <w:rsid w:val="007F07AF"/>
    <w:rsid w:val="007F0FBB"/>
    <w:rsid w:val="007F3D41"/>
    <w:rsid w:val="007F6C0E"/>
    <w:rsid w:val="008005B3"/>
    <w:rsid w:val="0080342D"/>
    <w:rsid w:val="0080377B"/>
    <w:rsid w:val="00806DC2"/>
    <w:rsid w:val="00807279"/>
    <w:rsid w:val="00807770"/>
    <w:rsid w:val="0081142A"/>
    <w:rsid w:val="0081171A"/>
    <w:rsid w:val="0081322D"/>
    <w:rsid w:val="00814AD7"/>
    <w:rsid w:val="008158EF"/>
    <w:rsid w:val="00816143"/>
    <w:rsid w:val="0082244D"/>
    <w:rsid w:val="00824716"/>
    <w:rsid w:val="008268D6"/>
    <w:rsid w:val="00827242"/>
    <w:rsid w:val="00827F17"/>
    <w:rsid w:val="00830287"/>
    <w:rsid w:val="008308C9"/>
    <w:rsid w:val="00831336"/>
    <w:rsid w:val="00831EB3"/>
    <w:rsid w:val="00835340"/>
    <w:rsid w:val="008364BF"/>
    <w:rsid w:val="0084006E"/>
    <w:rsid w:val="00840359"/>
    <w:rsid w:val="00843501"/>
    <w:rsid w:val="00843934"/>
    <w:rsid w:val="00844132"/>
    <w:rsid w:val="008444AF"/>
    <w:rsid w:val="00845565"/>
    <w:rsid w:val="00846A3B"/>
    <w:rsid w:val="0084784C"/>
    <w:rsid w:val="008551E3"/>
    <w:rsid w:val="00855FDF"/>
    <w:rsid w:val="00857757"/>
    <w:rsid w:val="008603C3"/>
    <w:rsid w:val="00862371"/>
    <w:rsid w:val="0086633D"/>
    <w:rsid w:val="00866D2F"/>
    <w:rsid w:val="00866E29"/>
    <w:rsid w:val="0087196A"/>
    <w:rsid w:val="00873CE6"/>
    <w:rsid w:val="00875BE9"/>
    <w:rsid w:val="00882840"/>
    <w:rsid w:val="008847B0"/>
    <w:rsid w:val="00886F4C"/>
    <w:rsid w:val="008911E4"/>
    <w:rsid w:val="00891AF1"/>
    <w:rsid w:val="00891C37"/>
    <w:rsid w:val="00891C39"/>
    <w:rsid w:val="00893874"/>
    <w:rsid w:val="00894643"/>
    <w:rsid w:val="00895205"/>
    <w:rsid w:val="00896171"/>
    <w:rsid w:val="00897D62"/>
    <w:rsid w:val="008A497C"/>
    <w:rsid w:val="008A51E8"/>
    <w:rsid w:val="008A62F1"/>
    <w:rsid w:val="008A6AE1"/>
    <w:rsid w:val="008B2E4F"/>
    <w:rsid w:val="008B36BA"/>
    <w:rsid w:val="008B3DBD"/>
    <w:rsid w:val="008B591E"/>
    <w:rsid w:val="008B5AD4"/>
    <w:rsid w:val="008B7436"/>
    <w:rsid w:val="008C2568"/>
    <w:rsid w:val="008C2D08"/>
    <w:rsid w:val="008C502F"/>
    <w:rsid w:val="008C5AF2"/>
    <w:rsid w:val="008C695C"/>
    <w:rsid w:val="008C76AB"/>
    <w:rsid w:val="008D2F46"/>
    <w:rsid w:val="008D2FF8"/>
    <w:rsid w:val="008D325B"/>
    <w:rsid w:val="008D47D5"/>
    <w:rsid w:val="008D725F"/>
    <w:rsid w:val="008D7665"/>
    <w:rsid w:val="008E092C"/>
    <w:rsid w:val="008E1A90"/>
    <w:rsid w:val="008E27B5"/>
    <w:rsid w:val="008E4EA6"/>
    <w:rsid w:val="008E6510"/>
    <w:rsid w:val="008E6C20"/>
    <w:rsid w:val="008F0809"/>
    <w:rsid w:val="008F3147"/>
    <w:rsid w:val="008F6788"/>
    <w:rsid w:val="008F7939"/>
    <w:rsid w:val="00901134"/>
    <w:rsid w:val="0090166E"/>
    <w:rsid w:val="009059A8"/>
    <w:rsid w:val="009102AA"/>
    <w:rsid w:val="00910692"/>
    <w:rsid w:val="0091344F"/>
    <w:rsid w:val="009141D7"/>
    <w:rsid w:val="00914ED7"/>
    <w:rsid w:val="0091680F"/>
    <w:rsid w:val="00917751"/>
    <w:rsid w:val="009179E2"/>
    <w:rsid w:val="009217E0"/>
    <w:rsid w:val="0092279F"/>
    <w:rsid w:val="0092342C"/>
    <w:rsid w:val="009244B8"/>
    <w:rsid w:val="00924A09"/>
    <w:rsid w:val="00927C15"/>
    <w:rsid w:val="00931680"/>
    <w:rsid w:val="00934755"/>
    <w:rsid w:val="00934E43"/>
    <w:rsid w:val="00942723"/>
    <w:rsid w:val="00943EC5"/>
    <w:rsid w:val="0094443D"/>
    <w:rsid w:val="00945ECE"/>
    <w:rsid w:val="00954107"/>
    <w:rsid w:val="009568D7"/>
    <w:rsid w:val="00957A1C"/>
    <w:rsid w:val="00957BEA"/>
    <w:rsid w:val="009617D9"/>
    <w:rsid w:val="009630DB"/>
    <w:rsid w:val="0096431D"/>
    <w:rsid w:val="009643BD"/>
    <w:rsid w:val="009649C2"/>
    <w:rsid w:val="00966DCA"/>
    <w:rsid w:val="0096757F"/>
    <w:rsid w:val="00970A83"/>
    <w:rsid w:val="00970B69"/>
    <w:rsid w:val="009719C5"/>
    <w:rsid w:val="00971EF5"/>
    <w:rsid w:val="00973CE3"/>
    <w:rsid w:val="00980977"/>
    <w:rsid w:val="00982BFB"/>
    <w:rsid w:val="00984F4C"/>
    <w:rsid w:val="009865FF"/>
    <w:rsid w:val="00986CF7"/>
    <w:rsid w:val="00986EA6"/>
    <w:rsid w:val="0098700C"/>
    <w:rsid w:val="009877D9"/>
    <w:rsid w:val="00992D0B"/>
    <w:rsid w:val="009930EE"/>
    <w:rsid w:val="009959B5"/>
    <w:rsid w:val="00996C9D"/>
    <w:rsid w:val="009A0B7A"/>
    <w:rsid w:val="009A24F6"/>
    <w:rsid w:val="009A2884"/>
    <w:rsid w:val="009A3791"/>
    <w:rsid w:val="009A7365"/>
    <w:rsid w:val="009B153C"/>
    <w:rsid w:val="009B3611"/>
    <w:rsid w:val="009B595A"/>
    <w:rsid w:val="009B6619"/>
    <w:rsid w:val="009B67C0"/>
    <w:rsid w:val="009B786D"/>
    <w:rsid w:val="009C14FB"/>
    <w:rsid w:val="009C2AF0"/>
    <w:rsid w:val="009C7B7D"/>
    <w:rsid w:val="009D179F"/>
    <w:rsid w:val="009D30FD"/>
    <w:rsid w:val="009E6532"/>
    <w:rsid w:val="009E6AE4"/>
    <w:rsid w:val="009F0649"/>
    <w:rsid w:val="009F382C"/>
    <w:rsid w:val="009F6BD4"/>
    <w:rsid w:val="00A10482"/>
    <w:rsid w:val="00A13896"/>
    <w:rsid w:val="00A22ACA"/>
    <w:rsid w:val="00A22F6C"/>
    <w:rsid w:val="00A2327D"/>
    <w:rsid w:val="00A24902"/>
    <w:rsid w:val="00A25BFD"/>
    <w:rsid w:val="00A26CB4"/>
    <w:rsid w:val="00A27914"/>
    <w:rsid w:val="00A302F1"/>
    <w:rsid w:val="00A31778"/>
    <w:rsid w:val="00A32044"/>
    <w:rsid w:val="00A3325A"/>
    <w:rsid w:val="00A33BB5"/>
    <w:rsid w:val="00A352F7"/>
    <w:rsid w:val="00A376B0"/>
    <w:rsid w:val="00A40A27"/>
    <w:rsid w:val="00A41C68"/>
    <w:rsid w:val="00A41CA7"/>
    <w:rsid w:val="00A42124"/>
    <w:rsid w:val="00A425A4"/>
    <w:rsid w:val="00A453B3"/>
    <w:rsid w:val="00A466C5"/>
    <w:rsid w:val="00A537EC"/>
    <w:rsid w:val="00A542E1"/>
    <w:rsid w:val="00A54B77"/>
    <w:rsid w:val="00A56FCE"/>
    <w:rsid w:val="00A6108B"/>
    <w:rsid w:val="00A650ED"/>
    <w:rsid w:val="00A655A2"/>
    <w:rsid w:val="00A65E2A"/>
    <w:rsid w:val="00A66945"/>
    <w:rsid w:val="00A66D0F"/>
    <w:rsid w:val="00A67D88"/>
    <w:rsid w:val="00A73050"/>
    <w:rsid w:val="00A7728A"/>
    <w:rsid w:val="00A80925"/>
    <w:rsid w:val="00A81D00"/>
    <w:rsid w:val="00A81FB1"/>
    <w:rsid w:val="00A82CC5"/>
    <w:rsid w:val="00A83B71"/>
    <w:rsid w:val="00A851DF"/>
    <w:rsid w:val="00A8566A"/>
    <w:rsid w:val="00A8713E"/>
    <w:rsid w:val="00A942FD"/>
    <w:rsid w:val="00A94337"/>
    <w:rsid w:val="00A943E6"/>
    <w:rsid w:val="00A94B2B"/>
    <w:rsid w:val="00A94FBD"/>
    <w:rsid w:val="00A95BEF"/>
    <w:rsid w:val="00A96045"/>
    <w:rsid w:val="00A972FB"/>
    <w:rsid w:val="00AA2304"/>
    <w:rsid w:val="00AA3B45"/>
    <w:rsid w:val="00AA5375"/>
    <w:rsid w:val="00AA57BB"/>
    <w:rsid w:val="00AB0AF4"/>
    <w:rsid w:val="00AB3913"/>
    <w:rsid w:val="00AB3D54"/>
    <w:rsid w:val="00AB43DB"/>
    <w:rsid w:val="00AB4E89"/>
    <w:rsid w:val="00AC1B23"/>
    <w:rsid w:val="00AC308D"/>
    <w:rsid w:val="00AC3D0F"/>
    <w:rsid w:val="00AC3E39"/>
    <w:rsid w:val="00AC4611"/>
    <w:rsid w:val="00AD0D98"/>
    <w:rsid w:val="00AD0E53"/>
    <w:rsid w:val="00AD336D"/>
    <w:rsid w:val="00AD5FDC"/>
    <w:rsid w:val="00AD71CE"/>
    <w:rsid w:val="00AE2896"/>
    <w:rsid w:val="00AE4752"/>
    <w:rsid w:val="00AF0D3A"/>
    <w:rsid w:val="00AF4C54"/>
    <w:rsid w:val="00AF717E"/>
    <w:rsid w:val="00AF78CE"/>
    <w:rsid w:val="00B00EB9"/>
    <w:rsid w:val="00B01FFE"/>
    <w:rsid w:val="00B02B6E"/>
    <w:rsid w:val="00B0373A"/>
    <w:rsid w:val="00B0748E"/>
    <w:rsid w:val="00B07AE6"/>
    <w:rsid w:val="00B07EBD"/>
    <w:rsid w:val="00B115F9"/>
    <w:rsid w:val="00B1725C"/>
    <w:rsid w:val="00B17341"/>
    <w:rsid w:val="00B17365"/>
    <w:rsid w:val="00B17872"/>
    <w:rsid w:val="00B2002E"/>
    <w:rsid w:val="00B23FB7"/>
    <w:rsid w:val="00B26252"/>
    <w:rsid w:val="00B26CB4"/>
    <w:rsid w:val="00B274D2"/>
    <w:rsid w:val="00B27A40"/>
    <w:rsid w:val="00B34DAD"/>
    <w:rsid w:val="00B427AB"/>
    <w:rsid w:val="00B42826"/>
    <w:rsid w:val="00B4337F"/>
    <w:rsid w:val="00B464EF"/>
    <w:rsid w:val="00B46DD8"/>
    <w:rsid w:val="00B52E40"/>
    <w:rsid w:val="00B535D2"/>
    <w:rsid w:val="00B54D68"/>
    <w:rsid w:val="00B6061D"/>
    <w:rsid w:val="00B61BAA"/>
    <w:rsid w:val="00B61ED8"/>
    <w:rsid w:val="00B6359A"/>
    <w:rsid w:val="00B64451"/>
    <w:rsid w:val="00B71271"/>
    <w:rsid w:val="00B72579"/>
    <w:rsid w:val="00B72742"/>
    <w:rsid w:val="00B74371"/>
    <w:rsid w:val="00B75D99"/>
    <w:rsid w:val="00B80851"/>
    <w:rsid w:val="00B81FA1"/>
    <w:rsid w:val="00B82482"/>
    <w:rsid w:val="00B856A6"/>
    <w:rsid w:val="00B87255"/>
    <w:rsid w:val="00B878AF"/>
    <w:rsid w:val="00B9005E"/>
    <w:rsid w:val="00B92027"/>
    <w:rsid w:val="00B92D9D"/>
    <w:rsid w:val="00BA0208"/>
    <w:rsid w:val="00BA21F9"/>
    <w:rsid w:val="00BA2799"/>
    <w:rsid w:val="00BA3173"/>
    <w:rsid w:val="00BA3B02"/>
    <w:rsid w:val="00BA4767"/>
    <w:rsid w:val="00BA5A35"/>
    <w:rsid w:val="00BB07EF"/>
    <w:rsid w:val="00BB2FE0"/>
    <w:rsid w:val="00BB32F1"/>
    <w:rsid w:val="00BB3C71"/>
    <w:rsid w:val="00BB3CC5"/>
    <w:rsid w:val="00BB43CF"/>
    <w:rsid w:val="00BB61EB"/>
    <w:rsid w:val="00BC3EAE"/>
    <w:rsid w:val="00BC3F78"/>
    <w:rsid w:val="00BC4887"/>
    <w:rsid w:val="00BC636D"/>
    <w:rsid w:val="00BD3EFF"/>
    <w:rsid w:val="00BD461B"/>
    <w:rsid w:val="00BD4D74"/>
    <w:rsid w:val="00BD536C"/>
    <w:rsid w:val="00BD67CB"/>
    <w:rsid w:val="00BE0F02"/>
    <w:rsid w:val="00BE1F5B"/>
    <w:rsid w:val="00BE4AC3"/>
    <w:rsid w:val="00BF0527"/>
    <w:rsid w:val="00BF08FF"/>
    <w:rsid w:val="00BF1900"/>
    <w:rsid w:val="00BF5D64"/>
    <w:rsid w:val="00C01F5A"/>
    <w:rsid w:val="00C032F8"/>
    <w:rsid w:val="00C0633A"/>
    <w:rsid w:val="00C10E48"/>
    <w:rsid w:val="00C14DD0"/>
    <w:rsid w:val="00C15B55"/>
    <w:rsid w:val="00C1745F"/>
    <w:rsid w:val="00C21120"/>
    <w:rsid w:val="00C23088"/>
    <w:rsid w:val="00C250A9"/>
    <w:rsid w:val="00C25BDB"/>
    <w:rsid w:val="00C26F7B"/>
    <w:rsid w:val="00C34024"/>
    <w:rsid w:val="00C34BDD"/>
    <w:rsid w:val="00C355B0"/>
    <w:rsid w:val="00C4099A"/>
    <w:rsid w:val="00C44951"/>
    <w:rsid w:val="00C46F42"/>
    <w:rsid w:val="00C50B44"/>
    <w:rsid w:val="00C526CE"/>
    <w:rsid w:val="00C5290B"/>
    <w:rsid w:val="00C54C28"/>
    <w:rsid w:val="00C54C7F"/>
    <w:rsid w:val="00C56316"/>
    <w:rsid w:val="00C569EF"/>
    <w:rsid w:val="00C56E3F"/>
    <w:rsid w:val="00C57FBF"/>
    <w:rsid w:val="00C62110"/>
    <w:rsid w:val="00C62FF7"/>
    <w:rsid w:val="00C65F06"/>
    <w:rsid w:val="00C667B5"/>
    <w:rsid w:val="00C67B70"/>
    <w:rsid w:val="00C70516"/>
    <w:rsid w:val="00C73248"/>
    <w:rsid w:val="00C73C39"/>
    <w:rsid w:val="00C778A7"/>
    <w:rsid w:val="00C80727"/>
    <w:rsid w:val="00C808E1"/>
    <w:rsid w:val="00C816AD"/>
    <w:rsid w:val="00C853FF"/>
    <w:rsid w:val="00CA0C98"/>
    <w:rsid w:val="00CA1F04"/>
    <w:rsid w:val="00CA307B"/>
    <w:rsid w:val="00CA3F76"/>
    <w:rsid w:val="00CA4856"/>
    <w:rsid w:val="00CA6505"/>
    <w:rsid w:val="00CA69C8"/>
    <w:rsid w:val="00CA6C29"/>
    <w:rsid w:val="00CA736E"/>
    <w:rsid w:val="00CB0057"/>
    <w:rsid w:val="00CB359E"/>
    <w:rsid w:val="00CB4859"/>
    <w:rsid w:val="00CB5FAB"/>
    <w:rsid w:val="00CB6DD9"/>
    <w:rsid w:val="00CC0896"/>
    <w:rsid w:val="00CC4B2F"/>
    <w:rsid w:val="00CC5AC8"/>
    <w:rsid w:val="00CC6085"/>
    <w:rsid w:val="00CC6C13"/>
    <w:rsid w:val="00CD3E7A"/>
    <w:rsid w:val="00CD413E"/>
    <w:rsid w:val="00CD4637"/>
    <w:rsid w:val="00CD4EE7"/>
    <w:rsid w:val="00CD614E"/>
    <w:rsid w:val="00CD6AE3"/>
    <w:rsid w:val="00CD7557"/>
    <w:rsid w:val="00CE04CE"/>
    <w:rsid w:val="00CE0B64"/>
    <w:rsid w:val="00CE660E"/>
    <w:rsid w:val="00CF2290"/>
    <w:rsid w:val="00CF2523"/>
    <w:rsid w:val="00CF617A"/>
    <w:rsid w:val="00D003D3"/>
    <w:rsid w:val="00D0185F"/>
    <w:rsid w:val="00D02A49"/>
    <w:rsid w:val="00D0373C"/>
    <w:rsid w:val="00D05499"/>
    <w:rsid w:val="00D07700"/>
    <w:rsid w:val="00D1450E"/>
    <w:rsid w:val="00D171B3"/>
    <w:rsid w:val="00D17DF4"/>
    <w:rsid w:val="00D24E1C"/>
    <w:rsid w:val="00D2562C"/>
    <w:rsid w:val="00D26A8A"/>
    <w:rsid w:val="00D26F14"/>
    <w:rsid w:val="00D27358"/>
    <w:rsid w:val="00D27E21"/>
    <w:rsid w:val="00D306DC"/>
    <w:rsid w:val="00D32126"/>
    <w:rsid w:val="00D32F46"/>
    <w:rsid w:val="00D345F3"/>
    <w:rsid w:val="00D3511C"/>
    <w:rsid w:val="00D353EC"/>
    <w:rsid w:val="00D3683F"/>
    <w:rsid w:val="00D37016"/>
    <w:rsid w:val="00D42139"/>
    <w:rsid w:val="00D434DE"/>
    <w:rsid w:val="00D462E8"/>
    <w:rsid w:val="00D4668B"/>
    <w:rsid w:val="00D474DF"/>
    <w:rsid w:val="00D51BE3"/>
    <w:rsid w:val="00D52439"/>
    <w:rsid w:val="00D545C0"/>
    <w:rsid w:val="00D56BF5"/>
    <w:rsid w:val="00D57CD4"/>
    <w:rsid w:val="00D601C9"/>
    <w:rsid w:val="00D61051"/>
    <w:rsid w:val="00D61F92"/>
    <w:rsid w:val="00D6476C"/>
    <w:rsid w:val="00D67187"/>
    <w:rsid w:val="00D73023"/>
    <w:rsid w:val="00D73E33"/>
    <w:rsid w:val="00D772FE"/>
    <w:rsid w:val="00D7745A"/>
    <w:rsid w:val="00D80209"/>
    <w:rsid w:val="00D80591"/>
    <w:rsid w:val="00D838BC"/>
    <w:rsid w:val="00D846EC"/>
    <w:rsid w:val="00D8700D"/>
    <w:rsid w:val="00D87A6B"/>
    <w:rsid w:val="00D94975"/>
    <w:rsid w:val="00DA03DE"/>
    <w:rsid w:val="00DA36A4"/>
    <w:rsid w:val="00DA6A39"/>
    <w:rsid w:val="00DA7674"/>
    <w:rsid w:val="00DB2FE0"/>
    <w:rsid w:val="00DB4F3C"/>
    <w:rsid w:val="00DB6FAE"/>
    <w:rsid w:val="00DB75B3"/>
    <w:rsid w:val="00DC0209"/>
    <w:rsid w:val="00DC4351"/>
    <w:rsid w:val="00DD02E4"/>
    <w:rsid w:val="00DD760E"/>
    <w:rsid w:val="00DE0A92"/>
    <w:rsid w:val="00DE2807"/>
    <w:rsid w:val="00DE2C48"/>
    <w:rsid w:val="00DE45F1"/>
    <w:rsid w:val="00DE47DE"/>
    <w:rsid w:val="00DE4AE6"/>
    <w:rsid w:val="00DE5135"/>
    <w:rsid w:val="00DE602E"/>
    <w:rsid w:val="00DE6061"/>
    <w:rsid w:val="00DE7B90"/>
    <w:rsid w:val="00DF213C"/>
    <w:rsid w:val="00DF5644"/>
    <w:rsid w:val="00DF77BC"/>
    <w:rsid w:val="00E00C89"/>
    <w:rsid w:val="00E10CA3"/>
    <w:rsid w:val="00E10F7E"/>
    <w:rsid w:val="00E11DED"/>
    <w:rsid w:val="00E15726"/>
    <w:rsid w:val="00E15825"/>
    <w:rsid w:val="00E17754"/>
    <w:rsid w:val="00E17B03"/>
    <w:rsid w:val="00E20D3F"/>
    <w:rsid w:val="00E215FF"/>
    <w:rsid w:val="00E227E9"/>
    <w:rsid w:val="00E31A2A"/>
    <w:rsid w:val="00E32BAD"/>
    <w:rsid w:val="00E32F13"/>
    <w:rsid w:val="00E3523F"/>
    <w:rsid w:val="00E3593E"/>
    <w:rsid w:val="00E37164"/>
    <w:rsid w:val="00E40678"/>
    <w:rsid w:val="00E44670"/>
    <w:rsid w:val="00E45052"/>
    <w:rsid w:val="00E476B3"/>
    <w:rsid w:val="00E479D6"/>
    <w:rsid w:val="00E52E37"/>
    <w:rsid w:val="00E53573"/>
    <w:rsid w:val="00E54440"/>
    <w:rsid w:val="00E57660"/>
    <w:rsid w:val="00E60DFA"/>
    <w:rsid w:val="00E651B5"/>
    <w:rsid w:val="00E6614B"/>
    <w:rsid w:val="00E668BE"/>
    <w:rsid w:val="00E66997"/>
    <w:rsid w:val="00E6760C"/>
    <w:rsid w:val="00E7089C"/>
    <w:rsid w:val="00E71F3B"/>
    <w:rsid w:val="00E72165"/>
    <w:rsid w:val="00E73903"/>
    <w:rsid w:val="00E73A78"/>
    <w:rsid w:val="00E75D21"/>
    <w:rsid w:val="00E826BC"/>
    <w:rsid w:val="00E82A23"/>
    <w:rsid w:val="00E842C9"/>
    <w:rsid w:val="00E866C3"/>
    <w:rsid w:val="00E871F5"/>
    <w:rsid w:val="00E9258A"/>
    <w:rsid w:val="00E927F5"/>
    <w:rsid w:val="00E9327C"/>
    <w:rsid w:val="00EA0F07"/>
    <w:rsid w:val="00EA2690"/>
    <w:rsid w:val="00EA4B7D"/>
    <w:rsid w:val="00EA4F13"/>
    <w:rsid w:val="00EA5BBE"/>
    <w:rsid w:val="00EB3C33"/>
    <w:rsid w:val="00EB7719"/>
    <w:rsid w:val="00EB7C21"/>
    <w:rsid w:val="00EC1917"/>
    <w:rsid w:val="00EC4077"/>
    <w:rsid w:val="00EC4BA9"/>
    <w:rsid w:val="00EC4CEC"/>
    <w:rsid w:val="00EC512E"/>
    <w:rsid w:val="00EC66E9"/>
    <w:rsid w:val="00ED1521"/>
    <w:rsid w:val="00ED183B"/>
    <w:rsid w:val="00ED5264"/>
    <w:rsid w:val="00ED669D"/>
    <w:rsid w:val="00EE0E9C"/>
    <w:rsid w:val="00EE1063"/>
    <w:rsid w:val="00EE1121"/>
    <w:rsid w:val="00EE1D20"/>
    <w:rsid w:val="00EE2889"/>
    <w:rsid w:val="00EE4273"/>
    <w:rsid w:val="00EE4E3C"/>
    <w:rsid w:val="00EF147E"/>
    <w:rsid w:val="00EF192A"/>
    <w:rsid w:val="00EF1E83"/>
    <w:rsid w:val="00EF3F10"/>
    <w:rsid w:val="00EF5A97"/>
    <w:rsid w:val="00F0172A"/>
    <w:rsid w:val="00F0552A"/>
    <w:rsid w:val="00F07BD7"/>
    <w:rsid w:val="00F10AF3"/>
    <w:rsid w:val="00F11766"/>
    <w:rsid w:val="00F15612"/>
    <w:rsid w:val="00F156CC"/>
    <w:rsid w:val="00F20C65"/>
    <w:rsid w:val="00F22344"/>
    <w:rsid w:val="00F22636"/>
    <w:rsid w:val="00F247B0"/>
    <w:rsid w:val="00F25E1E"/>
    <w:rsid w:val="00F27578"/>
    <w:rsid w:val="00F27A28"/>
    <w:rsid w:val="00F30304"/>
    <w:rsid w:val="00F30AB2"/>
    <w:rsid w:val="00F30B43"/>
    <w:rsid w:val="00F313D7"/>
    <w:rsid w:val="00F3531A"/>
    <w:rsid w:val="00F36CC8"/>
    <w:rsid w:val="00F4650B"/>
    <w:rsid w:val="00F52984"/>
    <w:rsid w:val="00F54009"/>
    <w:rsid w:val="00F54261"/>
    <w:rsid w:val="00F563D4"/>
    <w:rsid w:val="00F570E2"/>
    <w:rsid w:val="00F578A5"/>
    <w:rsid w:val="00F6003E"/>
    <w:rsid w:val="00F60B01"/>
    <w:rsid w:val="00F60BD2"/>
    <w:rsid w:val="00F61CDC"/>
    <w:rsid w:val="00F61FA5"/>
    <w:rsid w:val="00F63296"/>
    <w:rsid w:val="00F635BE"/>
    <w:rsid w:val="00F71634"/>
    <w:rsid w:val="00F71956"/>
    <w:rsid w:val="00F721D8"/>
    <w:rsid w:val="00F77438"/>
    <w:rsid w:val="00F77E9E"/>
    <w:rsid w:val="00F8019F"/>
    <w:rsid w:val="00F8373B"/>
    <w:rsid w:val="00F84BC8"/>
    <w:rsid w:val="00F85D45"/>
    <w:rsid w:val="00F87D8B"/>
    <w:rsid w:val="00FA0CF3"/>
    <w:rsid w:val="00FA34FF"/>
    <w:rsid w:val="00FA470C"/>
    <w:rsid w:val="00FB0A7C"/>
    <w:rsid w:val="00FB0B1D"/>
    <w:rsid w:val="00FB1FFA"/>
    <w:rsid w:val="00FB3A37"/>
    <w:rsid w:val="00FB7957"/>
    <w:rsid w:val="00FB7BAA"/>
    <w:rsid w:val="00FC259F"/>
    <w:rsid w:val="00FC7407"/>
    <w:rsid w:val="00FD148F"/>
    <w:rsid w:val="00FD6212"/>
    <w:rsid w:val="00FD6A71"/>
    <w:rsid w:val="00FD7F4C"/>
    <w:rsid w:val="00FE429F"/>
    <w:rsid w:val="00FF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J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1ED20"/>
  <w15:chartTrackingRefBased/>
  <w15:docId w15:val="{61E70354-BDA2-6744-8B7B-76107FD26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BJ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F19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0B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E42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E0B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link w:val="Titre5Car"/>
    <w:uiPriority w:val="9"/>
    <w:qFormat/>
    <w:rsid w:val="009B153C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2A49"/>
    <w:pPr>
      <w:ind w:left="720"/>
      <w:contextualSpacing/>
    </w:pPr>
  </w:style>
  <w:style w:type="character" w:customStyle="1" w:styleId="Titre5Car">
    <w:name w:val="Titre 5 Car"/>
    <w:basedOn w:val="Policepardfaut"/>
    <w:link w:val="Titre5"/>
    <w:uiPriority w:val="9"/>
    <w:rsid w:val="009B153C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Sansinterligne">
    <w:name w:val="No Spacing"/>
    <w:link w:val="SansinterligneCar"/>
    <w:uiPriority w:val="1"/>
    <w:qFormat/>
    <w:rsid w:val="002C421A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C421A"/>
    <w:rPr>
      <w:rFonts w:eastAsiaTheme="minorEastAsia"/>
      <w:sz w:val="22"/>
      <w:szCs w:val="22"/>
      <w:lang w:val="en-US" w:eastAsia="zh-CN"/>
    </w:rPr>
  </w:style>
  <w:style w:type="paragraph" w:styleId="En-tte">
    <w:name w:val="header"/>
    <w:basedOn w:val="Normal"/>
    <w:link w:val="En-tteCar"/>
    <w:uiPriority w:val="99"/>
    <w:unhideWhenUsed/>
    <w:rsid w:val="00582AB0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582AB0"/>
  </w:style>
  <w:style w:type="paragraph" w:styleId="Pieddepage">
    <w:name w:val="footer"/>
    <w:basedOn w:val="Normal"/>
    <w:link w:val="PieddepageCar"/>
    <w:uiPriority w:val="99"/>
    <w:unhideWhenUsed/>
    <w:rsid w:val="00582AB0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82AB0"/>
  </w:style>
  <w:style w:type="character" w:styleId="Numrodepage">
    <w:name w:val="page number"/>
    <w:basedOn w:val="Policepardfaut"/>
    <w:uiPriority w:val="99"/>
    <w:semiHidden/>
    <w:unhideWhenUsed/>
    <w:rsid w:val="00DE6061"/>
  </w:style>
  <w:style w:type="table" w:styleId="TableauGrille4-Accentuation6">
    <w:name w:val="Grid Table 4 Accent 6"/>
    <w:basedOn w:val="TableauNormal"/>
    <w:uiPriority w:val="49"/>
    <w:rsid w:val="00DE6061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4-Accentuation6">
    <w:name w:val="List Table 4 Accent 6"/>
    <w:basedOn w:val="TableauNormal"/>
    <w:uiPriority w:val="49"/>
    <w:rsid w:val="00DE6061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lledutableau">
    <w:name w:val="Table Grid"/>
    <w:basedOn w:val="TableauNormal"/>
    <w:uiPriority w:val="39"/>
    <w:rsid w:val="008F6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6">
    <w:name w:val="Grid Table 5 Dark Accent 6"/>
    <w:basedOn w:val="TableauNormal"/>
    <w:uiPriority w:val="50"/>
    <w:rsid w:val="008F67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6Couleur-Accentuation6">
    <w:name w:val="Grid Table 6 Colorful Accent 6"/>
    <w:basedOn w:val="TableauNormal"/>
    <w:uiPriority w:val="51"/>
    <w:rsid w:val="008F6788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1E51BE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EF19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F192A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F192A"/>
    <w:pPr>
      <w:spacing w:before="240" w:after="120"/>
    </w:pPr>
    <w:rPr>
      <w:rFonts w:cstheme="minorHAnsi"/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EF192A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EF192A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EF192A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F192A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F192A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F192A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F192A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F192A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F192A"/>
    <w:pPr>
      <w:ind w:left="1920"/>
    </w:pPr>
    <w:rPr>
      <w:rFonts w:cstheme="minorHAnsi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rsid w:val="00FB0B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E427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4Car">
    <w:name w:val="Titre 4 Car"/>
    <w:basedOn w:val="Policepardfaut"/>
    <w:link w:val="Titre4"/>
    <w:uiPriority w:val="9"/>
    <w:rsid w:val="00CE0B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arquedecommentaire">
    <w:name w:val="annotation reference"/>
    <w:basedOn w:val="Policepardfaut"/>
    <w:uiPriority w:val="99"/>
    <w:semiHidden/>
    <w:unhideWhenUsed/>
    <w:rsid w:val="006C5BC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C5BC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C5BC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C5BC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C5BCA"/>
    <w:rPr>
      <w:b/>
      <w:bCs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6C5BCA"/>
    <w:rPr>
      <w:color w:val="605E5C"/>
      <w:shd w:val="clear" w:color="auto" w:fill="E1DFDD"/>
    </w:rPr>
  </w:style>
  <w:style w:type="paragraph" w:styleId="Rvision">
    <w:name w:val="Revision"/>
    <w:hidden/>
    <w:uiPriority w:val="99"/>
    <w:semiHidden/>
    <w:rsid w:val="00855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2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msdu.anip.bj/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msdu.anip.bj/" TargetMode="Externa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dmdconsult.com" TargetMode="External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AB30B91F3BF64289E69CE810F2B0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9EFC25-3951-824A-B904-5D2B4C224FE1}"/>
      </w:docPartPr>
      <w:docPartBody>
        <w:p w:rsidR="00E259FC" w:rsidRDefault="00655C51" w:rsidP="00655C51">
          <w:pPr>
            <w:pStyle w:val="E2AB30B91F3BF64289E69CE810F2B06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8B4CED5D5F1DD249A117515142D63A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66C2C4-34A9-294F-90C2-CC1249941F55}"/>
      </w:docPartPr>
      <w:docPartBody>
        <w:p w:rsidR="00E259FC" w:rsidRDefault="00655C51" w:rsidP="00655C51">
          <w:pPr>
            <w:pStyle w:val="8B4CED5D5F1DD249A117515142D63A01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C51"/>
    <w:rsid w:val="00062AE3"/>
    <w:rsid w:val="000B5B96"/>
    <w:rsid w:val="004C0238"/>
    <w:rsid w:val="005E2DDD"/>
    <w:rsid w:val="00655C51"/>
    <w:rsid w:val="00A9479B"/>
    <w:rsid w:val="00AF0D43"/>
    <w:rsid w:val="00B056CE"/>
    <w:rsid w:val="00B240E8"/>
    <w:rsid w:val="00B477A6"/>
    <w:rsid w:val="00CB2B8A"/>
    <w:rsid w:val="00D46CD9"/>
    <w:rsid w:val="00E259FC"/>
    <w:rsid w:val="00E83D86"/>
    <w:rsid w:val="00F3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J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BJ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2AB30B91F3BF64289E69CE810F2B06F">
    <w:name w:val="E2AB30B91F3BF64289E69CE810F2B06F"/>
    <w:rsid w:val="00655C51"/>
  </w:style>
  <w:style w:type="character" w:customStyle="1" w:styleId="Textedelespacerserv">
    <w:name w:val="Texte de l’espace réservé"/>
    <w:basedOn w:val="Policepardfaut"/>
    <w:uiPriority w:val="99"/>
    <w:semiHidden/>
    <w:rsid w:val="00655C51"/>
    <w:rPr>
      <w:color w:val="808080"/>
    </w:rPr>
  </w:style>
  <w:style w:type="paragraph" w:customStyle="1" w:styleId="8B4CED5D5F1DD249A117515142D63A01">
    <w:name w:val="8B4CED5D5F1DD249A117515142D63A01"/>
    <w:rsid w:val="00655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9BA13B-3D2B-5D4C-920F-E60B1ECD2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8</Pages>
  <Words>888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	D’UTILISATION DE L’APPLICATION MOBILE ANIP</vt:lpstr>
    </vt:vector>
  </TitlesOfParts>
  <Company>MSDU-ANIP</Company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	D’UTILISATION DU PORTAIL WEB DE ANIP</dc:title>
  <dc:subject>MSDU - ANIP</dc:subject>
  <dc:creator>Mécanisme de Sauvegarde des Droits des Usagers (MSDU)</dc:creator>
  <cp:keywords/>
  <dc:description/>
  <cp:lastModifiedBy>Microsoft Office User</cp:lastModifiedBy>
  <cp:revision>863</cp:revision>
  <dcterms:created xsi:type="dcterms:W3CDTF">2022-09-20T07:49:00Z</dcterms:created>
  <dcterms:modified xsi:type="dcterms:W3CDTF">2022-10-18T16:43:00Z</dcterms:modified>
</cp:coreProperties>
</file>